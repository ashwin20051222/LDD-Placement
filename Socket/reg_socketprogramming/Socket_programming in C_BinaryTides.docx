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FC0B6" w14:textId="3355A622" w:rsidR="006733CE" w:rsidRDefault="006733CE" w:rsidP="006733CE">
      <w:pPr>
        <w:rPr>
          <w:b/>
          <w:bCs/>
        </w:rPr>
      </w:pPr>
      <w:r>
        <w:rPr>
          <w:b/>
          <w:bCs/>
        </w:rPr>
        <w:t xml:space="preserve">Courtesy: </w:t>
      </w:r>
      <w:r w:rsidRPr="006733CE">
        <w:rPr>
          <w:b/>
          <w:bCs/>
        </w:rPr>
        <w:t>https://www.binarytides.com/socket-programming-c-linux-tutorial/</w:t>
      </w:r>
    </w:p>
    <w:p w14:paraId="0B310A02" w14:textId="1998B54B" w:rsidR="006733CE" w:rsidRPr="006733CE" w:rsidRDefault="006733CE" w:rsidP="006733CE">
      <w:pPr>
        <w:rPr>
          <w:b/>
          <w:bCs/>
        </w:rPr>
      </w:pPr>
      <w:r w:rsidRPr="006733CE">
        <w:rPr>
          <w:b/>
          <w:bCs/>
        </w:rPr>
        <w:t>Socket programming in C on Linux – The Ultimate Guide for Beginners</w:t>
      </w:r>
    </w:p>
    <w:p w14:paraId="77D88B3E" w14:textId="77777777" w:rsidR="006733CE" w:rsidRPr="006733CE" w:rsidRDefault="006733CE" w:rsidP="006733CE">
      <w:pPr>
        <w:rPr>
          <w:b/>
          <w:bCs/>
        </w:rPr>
      </w:pPr>
      <w:r w:rsidRPr="006733CE">
        <w:rPr>
          <w:b/>
          <w:bCs/>
        </w:rPr>
        <w:t>TCP/IP socket programming in C</w:t>
      </w:r>
    </w:p>
    <w:p w14:paraId="4962B7AB" w14:textId="77777777" w:rsidR="006733CE" w:rsidRPr="006733CE" w:rsidRDefault="006733CE" w:rsidP="006733CE">
      <w:r w:rsidRPr="006733CE">
        <w:t>This is a quick tutorial on </w:t>
      </w:r>
      <w:r w:rsidRPr="006733CE">
        <w:rPr>
          <w:b/>
          <w:bCs/>
        </w:rPr>
        <w:t>socket programming in c</w:t>
      </w:r>
      <w:r w:rsidRPr="006733CE">
        <w:t> language on a Linux system. "Linux" because the code snippets shown over here will work only on a Linux system and not on Windows. The </w:t>
      </w:r>
      <w:hyperlink r:id="rId5" w:history="1">
        <w:r w:rsidRPr="006733CE">
          <w:rPr>
            <w:rStyle w:val="Hyperlink"/>
          </w:rPr>
          <w:t>windows api to socket programming</w:t>
        </w:r>
      </w:hyperlink>
      <w:r w:rsidRPr="006733CE">
        <w:t> is called winsock and we shall go through it in another tutorial.</w:t>
      </w:r>
    </w:p>
    <w:p w14:paraId="6B2CF58F" w14:textId="77777777" w:rsidR="006733CE" w:rsidRPr="006733CE" w:rsidRDefault="006733CE" w:rsidP="006733CE">
      <w:r w:rsidRPr="006733CE">
        <w:t>Sockets are the "virtual" endpoints of any kind of network communications done between 2 hosts over in a network. For example when you type www.google.com in your web browser, it opens a socket and connects to google.com to fetch the page and show it to you. Same with any chat client like gtalk or skype. Any network communication goes through a socket.</w:t>
      </w:r>
    </w:p>
    <w:p w14:paraId="36D55201" w14:textId="77777777" w:rsidR="006733CE" w:rsidRPr="006733CE" w:rsidRDefault="006733CE" w:rsidP="006733CE">
      <w:r w:rsidRPr="006733CE">
        <w:t>The socket api on linux is similar to bsd/unix sockets from which it has evolved. Although over time the api has become slightly different at few places. And now the newer official standard is </w:t>
      </w:r>
      <w:hyperlink r:id="rId6" w:history="1">
        <w:r w:rsidRPr="006733CE">
          <w:rPr>
            <w:rStyle w:val="Hyperlink"/>
          </w:rPr>
          <w:t>posix sockets api</w:t>
        </w:r>
      </w:hyperlink>
      <w:r w:rsidRPr="006733CE">
        <w:t> which is same as bsd sockets.</w:t>
      </w:r>
    </w:p>
    <w:p w14:paraId="30B7CF4C" w14:textId="77777777" w:rsidR="006733CE" w:rsidRPr="006733CE" w:rsidRDefault="006733CE" w:rsidP="006733CE">
      <w:r w:rsidRPr="006733CE">
        <w:t>This tutorial assumes that you have basic knowledge of C and pointers. You will need to have </w:t>
      </w:r>
      <w:r w:rsidRPr="006733CE">
        <w:rPr>
          <w:b/>
          <w:bCs/>
        </w:rPr>
        <w:t>gcc compiler</w:t>
      </w:r>
      <w:r w:rsidRPr="006733CE">
        <w:t> installed on your </w:t>
      </w:r>
      <w:r w:rsidRPr="006733CE">
        <w:rPr>
          <w:b/>
          <w:bCs/>
        </w:rPr>
        <w:t>Linux system</w:t>
      </w:r>
      <w:r w:rsidRPr="006733CE">
        <w:t>. An IDE along with gcc would be great. I would recommend geany as you can quickly edit and run single file programs in it without much configurations. On ubuntu you can do a sudo apt-get install geany on the terminal.</w:t>
      </w:r>
    </w:p>
    <w:p w14:paraId="4E821CC8" w14:textId="77777777" w:rsidR="006733CE" w:rsidRPr="006733CE" w:rsidRDefault="006733CE" w:rsidP="006733CE">
      <w:r w:rsidRPr="006733CE">
        <w:t>All along the tutorial there are code snippets to demonstrate some concepts. You can run those code snippets in geany rightaway and test the results to better understand the concepts.</w:t>
      </w:r>
    </w:p>
    <w:p w14:paraId="709711D3" w14:textId="77777777" w:rsidR="006733CE" w:rsidRPr="006733CE" w:rsidRDefault="006733CE" w:rsidP="006733CE">
      <w:pPr>
        <w:rPr>
          <w:b/>
          <w:bCs/>
        </w:rPr>
      </w:pPr>
      <w:r w:rsidRPr="006733CE">
        <w:rPr>
          <w:b/>
          <w:bCs/>
        </w:rPr>
        <w:t>1. Create a socket</w:t>
      </w:r>
    </w:p>
    <w:p w14:paraId="6E93BE71" w14:textId="77777777" w:rsidR="006733CE" w:rsidRPr="006733CE" w:rsidRDefault="006733CE" w:rsidP="006733CE">
      <w:r w:rsidRPr="006733CE">
        <w:t>This first thing to do is create a socket. The </w:t>
      </w:r>
      <w:r w:rsidRPr="006733CE">
        <w:rPr>
          <w:b/>
          <w:bCs/>
        </w:rPr>
        <w:t>socket</w:t>
      </w:r>
      <w:r w:rsidRPr="006733CE">
        <w:t> function does this.</w:t>
      </w:r>
      <w:r w:rsidRPr="006733CE">
        <w:br/>
        <w:t>Here is a code sample :</w:t>
      </w:r>
    </w:p>
    <w:p w14:paraId="34FDD961" w14:textId="77777777" w:rsidR="006733CE" w:rsidRPr="006733CE" w:rsidRDefault="006733CE" w:rsidP="006733CE">
      <w:pPr>
        <w:rPr>
          <w:b/>
          <w:bCs/>
        </w:rPr>
      </w:pPr>
      <w:r w:rsidRPr="006733CE">
        <w:rPr>
          <w:b/>
          <w:bCs/>
        </w:rPr>
        <w:t>#include&lt;stdio.h&gt;</w:t>
      </w:r>
    </w:p>
    <w:p w14:paraId="09894079" w14:textId="77777777" w:rsidR="006733CE" w:rsidRPr="006733CE" w:rsidRDefault="006733CE" w:rsidP="006733CE">
      <w:pPr>
        <w:rPr>
          <w:b/>
          <w:bCs/>
        </w:rPr>
      </w:pPr>
      <w:r w:rsidRPr="006733CE">
        <w:rPr>
          <w:b/>
          <w:bCs/>
        </w:rPr>
        <w:t xml:space="preserve">#include&lt;sys/socket.h&gt; </w:t>
      </w:r>
    </w:p>
    <w:p w14:paraId="717B1A73" w14:textId="77777777" w:rsidR="006733CE" w:rsidRPr="006733CE" w:rsidRDefault="006733CE" w:rsidP="006733CE">
      <w:pPr>
        <w:rPr>
          <w:b/>
          <w:bCs/>
        </w:rPr>
      </w:pPr>
    </w:p>
    <w:p w14:paraId="1AB2AC55" w14:textId="77777777" w:rsidR="006733CE" w:rsidRPr="006733CE" w:rsidRDefault="006733CE" w:rsidP="006733CE">
      <w:pPr>
        <w:rPr>
          <w:b/>
          <w:bCs/>
        </w:rPr>
      </w:pPr>
      <w:r w:rsidRPr="006733CE">
        <w:rPr>
          <w:b/>
          <w:bCs/>
        </w:rPr>
        <w:t>int main(int argc , char *argv[])</w:t>
      </w:r>
    </w:p>
    <w:p w14:paraId="538A0AC6" w14:textId="77777777" w:rsidR="006733CE" w:rsidRPr="006733CE" w:rsidRDefault="006733CE" w:rsidP="006733CE">
      <w:pPr>
        <w:rPr>
          <w:b/>
          <w:bCs/>
        </w:rPr>
      </w:pPr>
      <w:r w:rsidRPr="006733CE">
        <w:rPr>
          <w:b/>
          <w:bCs/>
        </w:rPr>
        <w:t>{</w:t>
      </w:r>
    </w:p>
    <w:p w14:paraId="71CC3C39" w14:textId="77777777" w:rsidR="006733CE" w:rsidRPr="006733CE" w:rsidRDefault="006733CE" w:rsidP="006733CE">
      <w:pPr>
        <w:rPr>
          <w:b/>
          <w:bCs/>
        </w:rPr>
      </w:pPr>
      <w:r w:rsidRPr="006733CE">
        <w:rPr>
          <w:b/>
          <w:bCs/>
        </w:rPr>
        <w:tab/>
        <w:t>int socket_desc;</w:t>
      </w:r>
    </w:p>
    <w:p w14:paraId="432F3EEF" w14:textId="77777777" w:rsidR="006733CE" w:rsidRPr="006733CE" w:rsidRDefault="006733CE" w:rsidP="006733CE">
      <w:pPr>
        <w:rPr>
          <w:b/>
          <w:bCs/>
        </w:rPr>
      </w:pPr>
      <w:r w:rsidRPr="006733CE">
        <w:rPr>
          <w:b/>
          <w:bCs/>
        </w:rPr>
        <w:lastRenderedPageBreak/>
        <w:tab/>
        <w:t>socket_desc = socket(AF_INET , SOCK_STREAM , 0);</w:t>
      </w:r>
    </w:p>
    <w:p w14:paraId="068E23C8" w14:textId="77777777" w:rsidR="006733CE" w:rsidRPr="006733CE" w:rsidRDefault="006733CE" w:rsidP="006733CE">
      <w:pPr>
        <w:rPr>
          <w:b/>
          <w:bCs/>
        </w:rPr>
      </w:pPr>
      <w:r w:rsidRPr="006733CE">
        <w:rPr>
          <w:b/>
          <w:bCs/>
        </w:rPr>
        <w:tab/>
      </w:r>
    </w:p>
    <w:p w14:paraId="15FF51AD" w14:textId="77777777" w:rsidR="006733CE" w:rsidRPr="006733CE" w:rsidRDefault="006733CE" w:rsidP="006733CE">
      <w:pPr>
        <w:rPr>
          <w:b/>
          <w:bCs/>
        </w:rPr>
      </w:pPr>
      <w:r w:rsidRPr="006733CE">
        <w:rPr>
          <w:b/>
          <w:bCs/>
        </w:rPr>
        <w:tab/>
        <w:t>if (socket_desc == -1)</w:t>
      </w:r>
    </w:p>
    <w:p w14:paraId="7EED1F27" w14:textId="77777777" w:rsidR="006733CE" w:rsidRPr="006733CE" w:rsidRDefault="006733CE" w:rsidP="006733CE">
      <w:pPr>
        <w:rPr>
          <w:b/>
          <w:bCs/>
        </w:rPr>
      </w:pPr>
      <w:r w:rsidRPr="006733CE">
        <w:rPr>
          <w:b/>
          <w:bCs/>
        </w:rPr>
        <w:tab/>
        <w:t>{</w:t>
      </w:r>
    </w:p>
    <w:p w14:paraId="69D11C0B" w14:textId="77777777" w:rsidR="006733CE" w:rsidRPr="006733CE" w:rsidRDefault="006733CE" w:rsidP="006733CE">
      <w:pPr>
        <w:rPr>
          <w:b/>
          <w:bCs/>
        </w:rPr>
      </w:pPr>
      <w:r w:rsidRPr="006733CE">
        <w:rPr>
          <w:b/>
          <w:bCs/>
        </w:rPr>
        <w:tab/>
      </w:r>
      <w:r w:rsidRPr="006733CE">
        <w:rPr>
          <w:b/>
          <w:bCs/>
        </w:rPr>
        <w:tab/>
        <w:t>printf("Could not create socket");</w:t>
      </w:r>
    </w:p>
    <w:p w14:paraId="162DBC06" w14:textId="77777777" w:rsidR="006733CE" w:rsidRPr="006733CE" w:rsidRDefault="006733CE" w:rsidP="006733CE">
      <w:pPr>
        <w:rPr>
          <w:b/>
          <w:bCs/>
        </w:rPr>
      </w:pPr>
      <w:r w:rsidRPr="006733CE">
        <w:rPr>
          <w:b/>
          <w:bCs/>
        </w:rPr>
        <w:tab/>
        <w:t>}</w:t>
      </w:r>
    </w:p>
    <w:p w14:paraId="7392E67A" w14:textId="77777777" w:rsidR="006733CE" w:rsidRPr="006733CE" w:rsidRDefault="006733CE" w:rsidP="006733CE">
      <w:pPr>
        <w:rPr>
          <w:b/>
          <w:bCs/>
        </w:rPr>
      </w:pPr>
      <w:r w:rsidRPr="006733CE">
        <w:rPr>
          <w:b/>
          <w:bCs/>
        </w:rPr>
        <w:tab/>
      </w:r>
    </w:p>
    <w:p w14:paraId="65A0CE47" w14:textId="77777777" w:rsidR="006733CE" w:rsidRPr="006733CE" w:rsidRDefault="006733CE" w:rsidP="006733CE">
      <w:pPr>
        <w:rPr>
          <w:b/>
          <w:bCs/>
        </w:rPr>
      </w:pPr>
      <w:r w:rsidRPr="006733CE">
        <w:rPr>
          <w:b/>
          <w:bCs/>
        </w:rPr>
        <w:tab/>
        <w:t>return 0;</w:t>
      </w:r>
    </w:p>
    <w:p w14:paraId="651672A6" w14:textId="77777777" w:rsidR="006733CE" w:rsidRPr="006733CE" w:rsidRDefault="006733CE" w:rsidP="006733CE">
      <w:pPr>
        <w:rPr>
          <w:b/>
          <w:bCs/>
        </w:rPr>
      </w:pPr>
      <w:r w:rsidRPr="006733CE">
        <w:rPr>
          <w:b/>
          <w:bCs/>
        </w:rPr>
        <w:t>}</w:t>
      </w:r>
    </w:p>
    <w:p w14:paraId="293949FC" w14:textId="77777777" w:rsidR="006733CE" w:rsidRPr="006733CE" w:rsidRDefault="006733CE" w:rsidP="006733CE">
      <w:r w:rsidRPr="006733CE">
        <w:t>Function socket() creates a socket and returns a descriptor which can be used in other functions. The above code will create a socket with following properties</w:t>
      </w:r>
    </w:p>
    <w:p w14:paraId="15D80FCE" w14:textId="77777777" w:rsidR="006733CE" w:rsidRPr="006733CE" w:rsidRDefault="006733CE" w:rsidP="006733CE">
      <w:pPr>
        <w:rPr>
          <w:b/>
          <w:bCs/>
        </w:rPr>
      </w:pPr>
      <w:r w:rsidRPr="006733CE">
        <w:rPr>
          <w:b/>
          <w:bCs/>
        </w:rPr>
        <w:t>Address Family - AF_INET (this is IP version 4) Type - SOCK_STREAM (this means connection oriented TCP protocol) Protocol - 0 [ or IPPROTO_IP This is IP protocol]</w:t>
      </w:r>
    </w:p>
    <w:p w14:paraId="1CE321B6" w14:textId="77777777" w:rsidR="006733CE" w:rsidRPr="006733CE" w:rsidRDefault="006733CE" w:rsidP="006733CE">
      <w:r w:rsidRPr="006733CE">
        <w:t>Next we shall try to connect to some server using this socket.</w:t>
      </w:r>
      <w:r w:rsidRPr="006733CE">
        <w:br/>
        <w:t>We can connect to www.google.com</w:t>
      </w:r>
    </w:p>
    <w:p w14:paraId="6F33AD9B" w14:textId="77777777" w:rsidR="006733CE" w:rsidRPr="006733CE" w:rsidRDefault="006733CE" w:rsidP="006733CE">
      <w:r w:rsidRPr="006733CE">
        <w:rPr>
          <w:b/>
          <w:bCs/>
        </w:rPr>
        <w:t>Note</w:t>
      </w:r>
    </w:p>
    <w:p w14:paraId="2C980799" w14:textId="77777777" w:rsidR="006733CE" w:rsidRPr="006733CE" w:rsidRDefault="006733CE" w:rsidP="006733CE">
      <w:r w:rsidRPr="006733CE">
        <w:t>Apart from SOCK_STREAM type of sockets there is another type called SOCK_DGRAM which indicates the </w:t>
      </w:r>
      <w:r w:rsidRPr="006733CE">
        <w:rPr>
          <w:b/>
          <w:bCs/>
        </w:rPr>
        <w:t>UDP protocol</w:t>
      </w:r>
      <w:r w:rsidRPr="006733CE">
        <w:t>. This type of socket is non-connection socket. In this tutorial we shall stick to SOCK_STREAM or TCP sockets.</w:t>
      </w:r>
    </w:p>
    <w:p w14:paraId="5F684ED3" w14:textId="77777777" w:rsidR="006733CE" w:rsidRPr="006733CE" w:rsidRDefault="006733CE" w:rsidP="006733CE">
      <w:pPr>
        <w:rPr>
          <w:b/>
          <w:bCs/>
        </w:rPr>
      </w:pPr>
      <w:r w:rsidRPr="006733CE">
        <w:rPr>
          <w:b/>
          <w:bCs/>
        </w:rPr>
        <w:t>2. Connect socket to a server</w:t>
      </w:r>
    </w:p>
    <w:p w14:paraId="3FA4D11D" w14:textId="77777777" w:rsidR="006733CE" w:rsidRPr="006733CE" w:rsidRDefault="006733CE" w:rsidP="006733CE">
      <w:r w:rsidRPr="006733CE">
        <w:t>We connect to a remote server on a certain port number. So we need 2 things, </w:t>
      </w:r>
      <w:r w:rsidRPr="006733CE">
        <w:rPr>
          <w:b/>
          <w:bCs/>
        </w:rPr>
        <w:t>ip address</w:t>
      </w:r>
      <w:r w:rsidRPr="006733CE">
        <w:t> and </w:t>
      </w:r>
      <w:r w:rsidRPr="006733CE">
        <w:rPr>
          <w:b/>
          <w:bCs/>
        </w:rPr>
        <w:t>port number</w:t>
      </w:r>
      <w:r w:rsidRPr="006733CE">
        <w:t> to connect to.</w:t>
      </w:r>
    </w:p>
    <w:p w14:paraId="30F724EC" w14:textId="77777777" w:rsidR="006733CE" w:rsidRPr="006733CE" w:rsidRDefault="006733CE" w:rsidP="006733CE">
      <w:r w:rsidRPr="006733CE">
        <w:t>To connect to a remote server we need to do a couple of things. First is to create a sockaddr_in structure with proper values.</w:t>
      </w:r>
    </w:p>
    <w:p w14:paraId="14502DFB" w14:textId="77777777" w:rsidR="006733CE" w:rsidRPr="006733CE" w:rsidRDefault="006733CE" w:rsidP="006733CE">
      <w:r w:rsidRPr="006733CE">
        <w:t>struct sockaddr_in server;</w:t>
      </w:r>
    </w:p>
    <w:p w14:paraId="6300AB28" w14:textId="77777777" w:rsidR="006733CE" w:rsidRPr="006733CE" w:rsidRDefault="006733CE" w:rsidP="006733CE">
      <w:r w:rsidRPr="006733CE">
        <w:t>Have a look at the structure</w:t>
      </w:r>
    </w:p>
    <w:p w14:paraId="2BB3077B" w14:textId="77777777" w:rsidR="006733CE" w:rsidRPr="006733CE" w:rsidRDefault="006733CE" w:rsidP="006733CE">
      <w:pPr>
        <w:rPr>
          <w:b/>
          <w:bCs/>
        </w:rPr>
      </w:pPr>
      <w:r w:rsidRPr="006733CE">
        <w:rPr>
          <w:b/>
          <w:bCs/>
        </w:rPr>
        <w:t>// IPv4 AF_INET sockets:</w:t>
      </w:r>
    </w:p>
    <w:p w14:paraId="0E32CD62" w14:textId="77777777" w:rsidR="006733CE" w:rsidRPr="006733CE" w:rsidRDefault="006733CE" w:rsidP="006733CE">
      <w:pPr>
        <w:rPr>
          <w:b/>
          <w:bCs/>
        </w:rPr>
      </w:pPr>
      <w:r w:rsidRPr="006733CE">
        <w:rPr>
          <w:b/>
          <w:bCs/>
        </w:rPr>
        <w:t>struct sockaddr_in {</w:t>
      </w:r>
    </w:p>
    <w:p w14:paraId="4DFDD7F5" w14:textId="77777777" w:rsidR="006733CE" w:rsidRPr="006733CE" w:rsidRDefault="006733CE" w:rsidP="006733CE">
      <w:pPr>
        <w:rPr>
          <w:b/>
          <w:bCs/>
        </w:rPr>
      </w:pPr>
      <w:r w:rsidRPr="006733CE">
        <w:rPr>
          <w:b/>
          <w:bCs/>
        </w:rPr>
        <w:lastRenderedPageBreak/>
        <w:t xml:space="preserve">    short            sin_family;   // e.g. AF_INET, AF_INET6</w:t>
      </w:r>
    </w:p>
    <w:p w14:paraId="1E52A40E" w14:textId="77777777" w:rsidR="006733CE" w:rsidRPr="006733CE" w:rsidRDefault="006733CE" w:rsidP="006733CE">
      <w:pPr>
        <w:rPr>
          <w:b/>
          <w:bCs/>
        </w:rPr>
      </w:pPr>
      <w:r w:rsidRPr="006733CE">
        <w:rPr>
          <w:b/>
          <w:bCs/>
        </w:rPr>
        <w:t xml:space="preserve">    unsigned short   sin_port;     // e.g. htons(3490)</w:t>
      </w:r>
    </w:p>
    <w:p w14:paraId="636C5C97" w14:textId="77777777" w:rsidR="006733CE" w:rsidRPr="006733CE" w:rsidRDefault="006733CE" w:rsidP="006733CE">
      <w:pPr>
        <w:rPr>
          <w:b/>
          <w:bCs/>
        </w:rPr>
      </w:pPr>
      <w:r w:rsidRPr="006733CE">
        <w:rPr>
          <w:b/>
          <w:bCs/>
        </w:rPr>
        <w:t xml:space="preserve">    struct in_addr   sin_addr;     // see struct in_addr, below</w:t>
      </w:r>
    </w:p>
    <w:p w14:paraId="4F28ECD7" w14:textId="77777777" w:rsidR="006733CE" w:rsidRPr="006733CE" w:rsidRDefault="006733CE" w:rsidP="006733CE">
      <w:pPr>
        <w:rPr>
          <w:b/>
          <w:bCs/>
        </w:rPr>
      </w:pPr>
      <w:r w:rsidRPr="006733CE">
        <w:rPr>
          <w:b/>
          <w:bCs/>
        </w:rPr>
        <w:t xml:space="preserve">    char             sin_zero[8];  // zero this if you want to</w:t>
      </w:r>
    </w:p>
    <w:p w14:paraId="7012C1BB" w14:textId="77777777" w:rsidR="006733CE" w:rsidRPr="006733CE" w:rsidRDefault="006733CE" w:rsidP="006733CE">
      <w:pPr>
        <w:rPr>
          <w:b/>
          <w:bCs/>
        </w:rPr>
      </w:pPr>
      <w:r w:rsidRPr="006733CE">
        <w:rPr>
          <w:b/>
          <w:bCs/>
        </w:rPr>
        <w:t>};</w:t>
      </w:r>
    </w:p>
    <w:p w14:paraId="1A9F03AB" w14:textId="77777777" w:rsidR="006733CE" w:rsidRPr="006733CE" w:rsidRDefault="006733CE" w:rsidP="006733CE">
      <w:pPr>
        <w:rPr>
          <w:b/>
          <w:bCs/>
        </w:rPr>
      </w:pPr>
    </w:p>
    <w:p w14:paraId="615C7DC7" w14:textId="77777777" w:rsidR="006733CE" w:rsidRPr="006733CE" w:rsidRDefault="006733CE" w:rsidP="006733CE">
      <w:pPr>
        <w:rPr>
          <w:b/>
          <w:bCs/>
        </w:rPr>
      </w:pPr>
      <w:r w:rsidRPr="006733CE">
        <w:rPr>
          <w:b/>
          <w:bCs/>
        </w:rPr>
        <w:t>struct in_addr {</w:t>
      </w:r>
    </w:p>
    <w:p w14:paraId="34522026" w14:textId="77777777" w:rsidR="006733CE" w:rsidRPr="006733CE" w:rsidRDefault="006733CE" w:rsidP="006733CE">
      <w:pPr>
        <w:rPr>
          <w:b/>
          <w:bCs/>
        </w:rPr>
      </w:pPr>
      <w:r w:rsidRPr="006733CE">
        <w:rPr>
          <w:b/>
          <w:bCs/>
        </w:rPr>
        <w:t xml:space="preserve">    unsigned long s_addr;          // load with inet_pton()</w:t>
      </w:r>
    </w:p>
    <w:p w14:paraId="4DA81803" w14:textId="77777777" w:rsidR="006733CE" w:rsidRPr="006733CE" w:rsidRDefault="006733CE" w:rsidP="006733CE">
      <w:pPr>
        <w:rPr>
          <w:b/>
          <w:bCs/>
        </w:rPr>
      </w:pPr>
      <w:r w:rsidRPr="006733CE">
        <w:rPr>
          <w:b/>
          <w:bCs/>
        </w:rPr>
        <w:t>};</w:t>
      </w:r>
    </w:p>
    <w:p w14:paraId="44AE0C7F" w14:textId="77777777" w:rsidR="006733CE" w:rsidRPr="006733CE" w:rsidRDefault="006733CE" w:rsidP="006733CE">
      <w:pPr>
        <w:rPr>
          <w:b/>
          <w:bCs/>
        </w:rPr>
      </w:pPr>
    </w:p>
    <w:p w14:paraId="64224312" w14:textId="77777777" w:rsidR="006733CE" w:rsidRPr="006733CE" w:rsidRDefault="006733CE" w:rsidP="006733CE">
      <w:pPr>
        <w:rPr>
          <w:b/>
          <w:bCs/>
        </w:rPr>
      </w:pPr>
      <w:r w:rsidRPr="006733CE">
        <w:rPr>
          <w:b/>
          <w:bCs/>
        </w:rPr>
        <w:t>struct sockaddr {</w:t>
      </w:r>
    </w:p>
    <w:p w14:paraId="1173E8B3" w14:textId="77777777" w:rsidR="006733CE" w:rsidRPr="006733CE" w:rsidRDefault="006733CE" w:rsidP="006733CE">
      <w:pPr>
        <w:rPr>
          <w:b/>
          <w:bCs/>
        </w:rPr>
      </w:pPr>
      <w:r w:rsidRPr="006733CE">
        <w:rPr>
          <w:b/>
          <w:bCs/>
        </w:rPr>
        <w:t xml:space="preserve">    unsigned short    sa_family;    // address family, AF_xxx</w:t>
      </w:r>
    </w:p>
    <w:p w14:paraId="26B2E8BB" w14:textId="77777777" w:rsidR="006733CE" w:rsidRPr="006733CE" w:rsidRDefault="006733CE" w:rsidP="006733CE">
      <w:pPr>
        <w:rPr>
          <w:b/>
          <w:bCs/>
        </w:rPr>
      </w:pPr>
      <w:r w:rsidRPr="006733CE">
        <w:rPr>
          <w:b/>
          <w:bCs/>
        </w:rPr>
        <w:t xml:space="preserve">    char              sa_data[14];  // 14 bytes of protocol address</w:t>
      </w:r>
    </w:p>
    <w:p w14:paraId="38970F46" w14:textId="77777777" w:rsidR="006733CE" w:rsidRPr="006733CE" w:rsidRDefault="006733CE" w:rsidP="006733CE">
      <w:pPr>
        <w:rPr>
          <w:b/>
          <w:bCs/>
        </w:rPr>
      </w:pPr>
      <w:r w:rsidRPr="006733CE">
        <w:rPr>
          <w:b/>
          <w:bCs/>
        </w:rPr>
        <w:t>};</w:t>
      </w:r>
    </w:p>
    <w:p w14:paraId="1631B2E5" w14:textId="77777777" w:rsidR="006733CE" w:rsidRPr="006733CE" w:rsidRDefault="006733CE" w:rsidP="006733CE">
      <w:r w:rsidRPr="006733CE">
        <w:t>The sockaddr_in has a member called sin_addr of type in_addr which has a s_addr which is nothing but a long. It contains the IP address in long format.</w:t>
      </w:r>
    </w:p>
    <w:p w14:paraId="0BA8B317" w14:textId="77777777" w:rsidR="006733CE" w:rsidRPr="006733CE" w:rsidRDefault="006733CE" w:rsidP="006733CE">
      <w:r w:rsidRPr="006733CE">
        <w:t>Function </w:t>
      </w:r>
      <w:r w:rsidRPr="006733CE">
        <w:rPr>
          <w:b/>
          <w:bCs/>
        </w:rPr>
        <w:t>inet_addr</w:t>
      </w:r>
      <w:r w:rsidRPr="006733CE">
        <w:t> is a very handy function to convert an IP address to a long format. This is how you do it :</w:t>
      </w:r>
    </w:p>
    <w:p w14:paraId="61EB4029" w14:textId="77777777" w:rsidR="006733CE" w:rsidRPr="006733CE" w:rsidRDefault="006733CE" w:rsidP="006733CE">
      <w:pPr>
        <w:rPr>
          <w:b/>
          <w:bCs/>
        </w:rPr>
      </w:pPr>
      <w:r w:rsidRPr="006733CE">
        <w:rPr>
          <w:b/>
          <w:bCs/>
        </w:rPr>
        <w:t>server.sin_addr.s_addr = inet_addr("74.125.235.20");</w:t>
      </w:r>
    </w:p>
    <w:p w14:paraId="190957B0" w14:textId="77777777" w:rsidR="006733CE" w:rsidRPr="006733CE" w:rsidRDefault="006733CE" w:rsidP="006733CE">
      <w:r w:rsidRPr="006733CE">
        <w:t>So you need to know the IP address of the remote server you are connecting to. Here we used the ip address of google.com as a sample. A little later on we shall see how to find out the ip address of a given domain name.</w:t>
      </w:r>
    </w:p>
    <w:p w14:paraId="1675B8E8" w14:textId="77777777" w:rsidR="006733CE" w:rsidRPr="006733CE" w:rsidRDefault="006733CE" w:rsidP="006733CE">
      <w:r w:rsidRPr="006733CE">
        <w:t>The last thing needed is the </w:t>
      </w:r>
      <w:r w:rsidRPr="006733CE">
        <w:rPr>
          <w:b/>
          <w:bCs/>
        </w:rPr>
        <w:t>connect</w:t>
      </w:r>
      <w:r w:rsidRPr="006733CE">
        <w:t> function. It needs a socket and a sockaddr structure to connect to. Here is a code sample.</w:t>
      </w:r>
    </w:p>
    <w:p w14:paraId="3D435813" w14:textId="77777777" w:rsidR="006733CE" w:rsidRPr="006733CE" w:rsidRDefault="006733CE" w:rsidP="006733CE">
      <w:pPr>
        <w:rPr>
          <w:b/>
          <w:bCs/>
        </w:rPr>
      </w:pPr>
      <w:r w:rsidRPr="006733CE">
        <w:rPr>
          <w:b/>
          <w:bCs/>
        </w:rPr>
        <w:t>#include&lt;stdio.h&gt;</w:t>
      </w:r>
    </w:p>
    <w:p w14:paraId="5B96A8CB" w14:textId="77777777" w:rsidR="006733CE" w:rsidRPr="006733CE" w:rsidRDefault="006733CE" w:rsidP="006733CE">
      <w:pPr>
        <w:rPr>
          <w:b/>
          <w:bCs/>
        </w:rPr>
      </w:pPr>
      <w:r w:rsidRPr="006733CE">
        <w:rPr>
          <w:b/>
          <w:bCs/>
        </w:rPr>
        <w:t>#include&lt;sys/socket.h&gt;</w:t>
      </w:r>
    </w:p>
    <w:p w14:paraId="3DD6500F" w14:textId="77777777" w:rsidR="006733CE" w:rsidRPr="006733CE" w:rsidRDefault="006733CE" w:rsidP="006733CE">
      <w:pPr>
        <w:rPr>
          <w:b/>
          <w:bCs/>
        </w:rPr>
      </w:pPr>
      <w:r w:rsidRPr="006733CE">
        <w:rPr>
          <w:b/>
          <w:bCs/>
        </w:rPr>
        <w:t>#include&lt;arpa/inet.h&gt;</w:t>
      </w:r>
      <w:r w:rsidRPr="006733CE">
        <w:rPr>
          <w:b/>
          <w:bCs/>
        </w:rPr>
        <w:tab/>
        <w:t>//inet_addr</w:t>
      </w:r>
    </w:p>
    <w:p w14:paraId="61CA20E5" w14:textId="77777777" w:rsidR="006733CE" w:rsidRPr="006733CE" w:rsidRDefault="006733CE" w:rsidP="006733CE">
      <w:pPr>
        <w:rPr>
          <w:b/>
          <w:bCs/>
        </w:rPr>
      </w:pPr>
    </w:p>
    <w:p w14:paraId="225CDC0B" w14:textId="77777777" w:rsidR="006733CE" w:rsidRPr="006733CE" w:rsidRDefault="006733CE" w:rsidP="006733CE">
      <w:pPr>
        <w:rPr>
          <w:b/>
          <w:bCs/>
        </w:rPr>
      </w:pPr>
      <w:r w:rsidRPr="006733CE">
        <w:rPr>
          <w:b/>
          <w:bCs/>
        </w:rPr>
        <w:t>int main(int argc , char *argv[])</w:t>
      </w:r>
    </w:p>
    <w:p w14:paraId="5F724638" w14:textId="77777777" w:rsidR="006733CE" w:rsidRPr="006733CE" w:rsidRDefault="006733CE" w:rsidP="006733CE">
      <w:pPr>
        <w:rPr>
          <w:b/>
          <w:bCs/>
        </w:rPr>
      </w:pPr>
      <w:r w:rsidRPr="006733CE">
        <w:rPr>
          <w:b/>
          <w:bCs/>
        </w:rPr>
        <w:t>{</w:t>
      </w:r>
    </w:p>
    <w:p w14:paraId="3DFCC356" w14:textId="77777777" w:rsidR="006733CE" w:rsidRPr="006733CE" w:rsidRDefault="006733CE" w:rsidP="006733CE">
      <w:pPr>
        <w:rPr>
          <w:b/>
          <w:bCs/>
        </w:rPr>
      </w:pPr>
      <w:r w:rsidRPr="006733CE">
        <w:rPr>
          <w:b/>
          <w:bCs/>
        </w:rPr>
        <w:tab/>
        <w:t>int socket_desc;</w:t>
      </w:r>
    </w:p>
    <w:p w14:paraId="24DE90C9" w14:textId="77777777" w:rsidR="006733CE" w:rsidRPr="006733CE" w:rsidRDefault="006733CE" w:rsidP="006733CE">
      <w:pPr>
        <w:rPr>
          <w:b/>
          <w:bCs/>
        </w:rPr>
      </w:pPr>
      <w:r w:rsidRPr="006733CE">
        <w:rPr>
          <w:b/>
          <w:bCs/>
        </w:rPr>
        <w:tab/>
        <w:t>struct sockaddr_in server;</w:t>
      </w:r>
    </w:p>
    <w:p w14:paraId="096540FF" w14:textId="77777777" w:rsidR="006733CE" w:rsidRPr="006733CE" w:rsidRDefault="006733CE" w:rsidP="006733CE">
      <w:pPr>
        <w:rPr>
          <w:b/>
          <w:bCs/>
        </w:rPr>
      </w:pPr>
      <w:r w:rsidRPr="006733CE">
        <w:rPr>
          <w:b/>
          <w:bCs/>
        </w:rPr>
        <w:tab/>
      </w:r>
    </w:p>
    <w:p w14:paraId="0C7B1F2D" w14:textId="77777777" w:rsidR="006733CE" w:rsidRPr="006733CE" w:rsidRDefault="006733CE" w:rsidP="006733CE">
      <w:pPr>
        <w:rPr>
          <w:b/>
          <w:bCs/>
        </w:rPr>
      </w:pPr>
      <w:r w:rsidRPr="006733CE">
        <w:rPr>
          <w:b/>
          <w:bCs/>
        </w:rPr>
        <w:tab/>
        <w:t>//Create socket</w:t>
      </w:r>
    </w:p>
    <w:p w14:paraId="6A67BF16" w14:textId="77777777" w:rsidR="006733CE" w:rsidRPr="006733CE" w:rsidRDefault="006733CE" w:rsidP="006733CE">
      <w:pPr>
        <w:rPr>
          <w:b/>
          <w:bCs/>
        </w:rPr>
      </w:pPr>
      <w:r w:rsidRPr="006733CE">
        <w:rPr>
          <w:b/>
          <w:bCs/>
        </w:rPr>
        <w:tab/>
        <w:t>socket_desc = socket(AF_INET , SOCK_STREAM , 0);</w:t>
      </w:r>
    </w:p>
    <w:p w14:paraId="291AA29C" w14:textId="77777777" w:rsidR="006733CE" w:rsidRPr="006733CE" w:rsidRDefault="006733CE" w:rsidP="006733CE">
      <w:pPr>
        <w:rPr>
          <w:b/>
          <w:bCs/>
        </w:rPr>
      </w:pPr>
      <w:r w:rsidRPr="006733CE">
        <w:rPr>
          <w:b/>
          <w:bCs/>
        </w:rPr>
        <w:tab/>
        <w:t>if (socket_desc == -1)</w:t>
      </w:r>
    </w:p>
    <w:p w14:paraId="7DDCF88F" w14:textId="77777777" w:rsidR="006733CE" w:rsidRPr="006733CE" w:rsidRDefault="006733CE" w:rsidP="006733CE">
      <w:pPr>
        <w:rPr>
          <w:b/>
          <w:bCs/>
        </w:rPr>
      </w:pPr>
      <w:r w:rsidRPr="006733CE">
        <w:rPr>
          <w:b/>
          <w:bCs/>
        </w:rPr>
        <w:tab/>
        <w:t>{</w:t>
      </w:r>
    </w:p>
    <w:p w14:paraId="21388781" w14:textId="77777777" w:rsidR="006733CE" w:rsidRPr="006733CE" w:rsidRDefault="006733CE" w:rsidP="006733CE">
      <w:pPr>
        <w:rPr>
          <w:b/>
          <w:bCs/>
        </w:rPr>
      </w:pPr>
      <w:r w:rsidRPr="006733CE">
        <w:rPr>
          <w:b/>
          <w:bCs/>
        </w:rPr>
        <w:tab/>
      </w:r>
      <w:r w:rsidRPr="006733CE">
        <w:rPr>
          <w:b/>
          <w:bCs/>
        </w:rPr>
        <w:tab/>
        <w:t>printf("Could not create socket");</w:t>
      </w:r>
    </w:p>
    <w:p w14:paraId="10B31597" w14:textId="77777777" w:rsidR="006733CE" w:rsidRPr="006733CE" w:rsidRDefault="006733CE" w:rsidP="006733CE">
      <w:pPr>
        <w:rPr>
          <w:b/>
          <w:bCs/>
        </w:rPr>
      </w:pPr>
      <w:r w:rsidRPr="006733CE">
        <w:rPr>
          <w:b/>
          <w:bCs/>
        </w:rPr>
        <w:tab/>
        <w:t>}</w:t>
      </w:r>
    </w:p>
    <w:p w14:paraId="414FFE66" w14:textId="77777777" w:rsidR="006733CE" w:rsidRPr="006733CE" w:rsidRDefault="006733CE" w:rsidP="006733CE">
      <w:pPr>
        <w:rPr>
          <w:b/>
          <w:bCs/>
        </w:rPr>
      </w:pPr>
      <w:r w:rsidRPr="006733CE">
        <w:rPr>
          <w:b/>
          <w:bCs/>
        </w:rPr>
        <w:tab/>
      </w:r>
      <w:r w:rsidRPr="006733CE">
        <w:rPr>
          <w:b/>
          <w:bCs/>
        </w:rPr>
        <w:tab/>
      </w:r>
    </w:p>
    <w:p w14:paraId="34DF5FE7" w14:textId="77777777" w:rsidR="006733CE" w:rsidRPr="006733CE" w:rsidRDefault="006733CE" w:rsidP="006733CE">
      <w:pPr>
        <w:rPr>
          <w:b/>
          <w:bCs/>
        </w:rPr>
      </w:pPr>
      <w:r w:rsidRPr="006733CE">
        <w:rPr>
          <w:b/>
          <w:bCs/>
        </w:rPr>
        <w:tab/>
        <w:t>server.sin_addr.s_addr = inet_addr("74.125.235.20");</w:t>
      </w:r>
    </w:p>
    <w:p w14:paraId="786EFA61" w14:textId="77777777" w:rsidR="006733CE" w:rsidRPr="006733CE" w:rsidRDefault="006733CE" w:rsidP="006733CE">
      <w:pPr>
        <w:rPr>
          <w:b/>
          <w:bCs/>
        </w:rPr>
      </w:pPr>
      <w:r w:rsidRPr="006733CE">
        <w:rPr>
          <w:b/>
          <w:bCs/>
        </w:rPr>
        <w:tab/>
        <w:t>server.sin_family = AF_INET;</w:t>
      </w:r>
    </w:p>
    <w:p w14:paraId="548856CB" w14:textId="77777777" w:rsidR="006733CE" w:rsidRPr="006733CE" w:rsidRDefault="006733CE" w:rsidP="006733CE">
      <w:pPr>
        <w:rPr>
          <w:b/>
          <w:bCs/>
        </w:rPr>
      </w:pPr>
      <w:r w:rsidRPr="006733CE">
        <w:rPr>
          <w:b/>
          <w:bCs/>
        </w:rPr>
        <w:tab/>
        <w:t>server.sin_port = htons( 80 );</w:t>
      </w:r>
    </w:p>
    <w:p w14:paraId="0D7697D2" w14:textId="77777777" w:rsidR="006733CE" w:rsidRPr="006733CE" w:rsidRDefault="006733CE" w:rsidP="006733CE">
      <w:pPr>
        <w:rPr>
          <w:b/>
          <w:bCs/>
        </w:rPr>
      </w:pPr>
    </w:p>
    <w:p w14:paraId="19AB0040" w14:textId="77777777" w:rsidR="006733CE" w:rsidRPr="006733CE" w:rsidRDefault="006733CE" w:rsidP="006733CE">
      <w:pPr>
        <w:rPr>
          <w:b/>
          <w:bCs/>
        </w:rPr>
      </w:pPr>
      <w:r w:rsidRPr="006733CE">
        <w:rPr>
          <w:b/>
          <w:bCs/>
        </w:rPr>
        <w:tab/>
        <w:t>//Connect to remote server</w:t>
      </w:r>
    </w:p>
    <w:p w14:paraId="50354A20" w14:textId="77777777" w:rsidR="006733CE" w:rsidRPr="006733CE" w:rsidRDefault="006733CE" w:rsidP="006733CE">
      <w:pPr>
        <w:rPr>
          <w:b/>
          <w:bCs/>
        </w:rPr>
      </w:pPr>
      <w:r w:rsidRPr="006733CE">
        <w:rPr>
          <w:b/>
          <w:bCs/>
        </w:rPr>
        <w:tab/>
        <w:t>if (connect(socket_desc , (struct sockaddr *)&amp;server , sizeof(server)) &lt; 0)</w:t>
      </w:r>
    </w:p>
    <w:p w14:paraId="27699447" w14:textId="77777777" w:rsidR="006733CE" w:rsidRPr="006733CE" w:rsidRDefault="006733CE" w:rsidP="006733CE">
      <w:pPr>
        <w:rPr>
          <w:b/>
          <w:bCs/>
        </w:rPr>
      </w:pPr>
      <w:r w:rsidRPr="006733CE">
        <w:rPr>
          <w:b/>
          <w:bCs/>
        </w:rPr>
        <w:tab/>
        <w:t>{</w:t>
      </w:r>
    </w:p>
    <w:p w14:paraId="186A3BCA" w14:textId="77777777" w:rsidR="006733CE" w:rsidRPr="006733CE" w:rsidRDefault="006733CE" w:rsidP="006733CE">
      <w:pPr>
        <w:rPr>
          <w:b/>
          <w:bCs/>
        </w:rPr>
      </w:pPr>
      <w:r w:rsidRPr="006733CE">
        <w:rPr>
          <w:b/>
          <w:bCs/>
        </w:rPr>
        <w:tab/>
      </w:r>
      <w:r w:rsidRPr="006733CE">
        <w:rPr>
          <w:b/>
          <w:bCs/>
        </w:rPr>
        <w:tab/>
        <w:t>puts("connect error");</w:t>
      </w:r>
    </w:p>
    <w:p w14:paraId="3E847F9C" w14:textId="77777777" w:rsidR="006733CE" w:rsidRPr="006733CE" w:rsidRDefault="006733CE" w:rsidP="006733CE">
      <w:pPr>
        <w:rPr>
          <w:b/>
          <w:bCs/>
        </w:rPr>
      </w:pPr>
      <w:r w:rsidRPr="006733CE">
        <w:rPr>
          <w:b/>
          <w:bCs/>
        </w:rPr>
        <w:tab/>
      </w:r>
      <w:r w:rsidRPr="006733CE">
        <w:rPr>
          <w:b/>
          <w:bCs/>
        </w:rPr>
        <w:tab/>
        <w:t>return 1;</w:t>
      </w:r>
    </w:p>
    <w:p w14:paraId="7C206B98" w14:textId="77777777" w:rsidR="006733CE" w:rsidRPr="006733CE" w:rsidRDefault="006733CE" w:rsidP="006733CE">
      <w:pPr>
        <w:rPr>
          <w:b/>
          <w:bCs/>
        </w:rPr>
      </w:pPr>
      <w:r w:rsidRPr="006733CE">
        <w:rPr>
          <w:b/>
          <w:bCs/>
        </w:rPr>
        <w:tab/>
        <w:t>}</w:t>
      </w:r>
    </w:p>
    <w:p w14:paraId="02CCA3F4" w14:textId="77777777" w:rsidR="006733CE" w:rsidRPr="006733CE" w:rsidRDefault="006733CE" w:rsidP="006733CE">
      <w:pPr>
        <w:rPr>
          <w:b/>
          <w:bCs/>
        </w:rPr>
      </w:pPr>
      <w:r w:rsidRPr="006733CE">
        <w:rPr>
          <w:b/>
          <w:bCs/>
        </w:rPr>
        <w:tab/>
      </w:r>
    </w:p>
    <w:p w14:paraId="7FBA7352" w14:textId="77777777" w:rsidR="006733CE" w:rsidRPr="006733CE" w:rsidRDefault="006733CE" w:rsidP="006733CE">
      <w:pPr>
        <w:rPr>
          <w:b/>
          <w:bCs/>
        </w:rPr>
      </w:pPr>
      <w:r w:rsidRPr="006733CE">
        <w:rPr>
          <w:b/>
          <w:bCs/>
        </w:rPr>
        <w:tab/>
        <w:t>puts("Connected");</w:t>
      </w:r>
    </w:p>
    <w:p w14:paraId="2EE70D06" w14:textId="77777777" w:rsidR="006733CE" w:rsidRPr="006733CE" w:rsidRDefault="006733CE" w:rsidP="006733CE">
      <w:pPr>
        <w:rPr>
          <w:b/>
          <w:bCs/>
        </w:rPr>
      </w:pPr>
      <w:r w:rsidRPr="006733CE">
        <w:rPr>
          <w:b/>
          <w:bCs/>
        </w:rPr>
        <w:tab/>
        <w:t>return 0;</w:t>
      </w:r>
    </w:p>
    <w:p w14:paraId="70EB6FE0" w14:textId="77777777" w:rsidR="006733CE" w:rsidRPr="006733CE" w:rsidRDefault="006733CE" w:rsidP="006733CE">
      <w:pPr>
        <w:rPr>
          <w:b/>
          <w:bCs/>
        </w:rPr>
      </w:pPr>
      <w:r w:rsidRPr="006733CE">
        <w:rPr>
          <w:b/>
          <w:bCs/>
        </w:rPr>
        <w:lastRenderedPageBreak/>
        <w:t>}</w:t>
      </w:r>
    </w:p>
    <w:p w14:paraId="132FD645" w14:textId="77777777" w:rsidR="006733CE" w:rsidRPr="006733CE" w:rsidRDefault="006733CE" w:rsidP="006733CE">
      <w:r w:rsidRPr="006733CE">
        <w:t>It cannot be any simpler. It creates a socket and then connects. If you run the program it should show Connected.</w:t>
      </w:r>
      <w:r w:rsidRPr="006733CE">
        <w:br/>
        <w:t>Try connecting to a port different from port 80 and you should not be able to connect which indicates that the port is not open for connection.</w:t>
      </w:r>
    </w:p>
    <w:p w14:paraId="51A148A9" w14:textId="77777777" w:rsidR="006733CE" w:rsidRPr="006733CE" w:rsidRDefault="006733CE" w:rsidP="006733CE">
      <w:r w:rsidRPr="006733CE">
        <w:rPr>
          <w:b/>
          <w:bCs/>
        </w:rPr>
        <w:t>Connections are present only in tcp sockets</w:t>
      </w:r>
    </w:p>
    <w:p w14:paraId="336D6173" w14:textId="77777777" w:rsidR="006733CE" w:rsidRPr="006733CE" w:rsidRDefault="006733CE" w:rsidP="006733CE">
      <w:r w:rsidRPr="006733CE">
        <w:t>The concept of "connections" apply to SOCK_STREAM/TCP type of sockets. Connection means a reliable "stream" of data such that there can be multiple such streams each having communication of its own. Think of this as a pipe which is not interfered by other data.</w:t>
      </w:r>
    </w:p>
    <w:p w14:paraId="06403B64" w14:textId="77777777" w:rsidR="006733CE" w:rsidRPr="006733CE" w:rsidRDefault="006733CE" w:rsidP="006733CE">
      <w:r w:rsidRPr="006733CE">
        <w:t>Other sockets like UDP , ICMP , ARP dont have a concept of "connection". These are non-connection based communication. Which means you keep sending or receiving packets from anybody and everybody.</w:t>
      </w:r>
    </w:p>
    <w:p w14:paraId="7D293405" w14:textId="77777777" w:rsidR="006733CE" w:rsidRPr="006733CE" w:rsidRDefault="006733CE" w:rsidP="006733CE">
      <w:pPr>
        <w:rPr>
          <w:b/>
          <w:bCs/>
        </w:rPr>
      </w:pPr>
      <w:r w:rsidRPr="006733CE">
        <w:rPr>
          <w:b/>
          <w:bCs/>
        </w:rPr>
        <w:t>3. Send data over socket</w:t>
      </w:r>
    </w:p>
    <w:p w14:paraId="30BD9D93" w14:textId="77777777" w:rsidR="006733CE" w:rsidRPr="006733CE" w:rsidRDefault="006733CE" w:rsidP="006733CE">
      <w:r w:rsidRPr="006733CE">
        <w:t>Function </w:t>
      </w:r>
      <w:r w:rsidRPr="006733CE">
        <w:rPr>
          <w:b/>
          <w:bCs/>
        </w:rPr>
        <w:t>send</w:t>
      </w:r>
      <w:r w:rsidRPr="006733CE">
        <w:t> will simply send data. It needs the socket descriptor , the data to send and its size.</w:t>
      </w:r>
      <w:r w:rsidRPr="006733CE">
        <w:br/>
        <w:t>Here is a very simple example of sending some data to google.com ip :</w:t>
      </w:r>
    </w:p>
    <w:p w14:paraId="7552F0AF" w14:textId="77777777" w:rsidR="006733CE" w:rsidRPr="006733CE" w:rsidRDefault="006733CE" w:rsidP="006733CE">
      <w:pPr>
        <w:rPr>
          <w:b/>
          <w:bCs/>
        </w:rPr>
      </w:pPr>
      <w:r w:rsidRPr="006733CE">
        <w:rPr>
          <w:b/>
          <w:bCs/>
        </w:rPr>
        <w:t>#include&lt;stdio.h&gt;</w:t>
      </w:r>
    </w:p>
    <w:p w14:paraId="09E85314" w14:textId="77777777" w:rsidR="006733CE" w:rsidRPr="006733CE" w:rsidRDefault="006733CE" w:rsidP="006733CE">
      <w:pPr>
        <w:rPr>
          <w:b/>
          <w:bCs/>
        </w:rPr>
      </w:pPr>
      <w:r w:rsidRPr="006733CE">
        <w:rPr>
          <w:b/>
          <w:bCs/>
        </w:rPr>
        <w:t>#include&lt;string.h&gt;</w:t>
      </w:r>
      <w:r w:rsidRPr="006733CE">
        <w:rPr>
          <w:b/>
          <w:bCs/>
        </w:rPr>
        <w:tab/>
        <w:t>//strlen</w:t>
      </w:r>
    </w:p>
    <w:p w14:paraId="30C7D027" w14:textId="77777777" w:rsidR="006733CE" w:rsidRPr="006733CE" w:rsidRDefault="006733CE" w:rsidP="006733CE">
      <w:pPr>
        <w:rPr>
          <w:b/>
          <w:bCs/>
        </w:rPr>
      </w:pPr>
      <w:r w:rsidRPr="006733CE">
        <w:rPr>
          <w:b/>
          <w:bCs/>
        </w:rPr>
        <w:t>#include&lt;sys/socket.h&gt;</w:t>
      </w:r>
    </w:p>
    <w:p w14:paraId="7C89303F" w14:textId="77777777" w:rsidR="006733CE" w:rsidRPr="006733CE" w:rsidRDefault="006733CE" w:rsidP="006733CE">
      <w:pPr>
        <w:rPr>
          <w:b/>
          <w:bCs/>
        </w:rPr>
      </w:pPr>
      <w:r w:rsidRPr="006733CE">
        <w:rPr>
          <w:b/>
          <w:bCs/>
        </w:rPr>
        <w:t>#include&lt;arpa/inet.h&gt;</w:t>
      </w:r>
      <w:r w:rsidRPr="006733CE">
        <w:rPr>
          <w:b/>
          <w:bCs/>
        </w:rPr>
        <w:tab/>
        <w:t>//inet_addr</w:t>
      </w:r>
    </w:p>
    <w:p w14:paraId="360CD70D" w14:textId="77777777" w:rsidR="006733CE" w:rsidRPr="006733CE" w:rsidRDefault="006733CE" w:rsidP="006733CE">
      <w:pPr>
        <w:rPr>
          <w:b/>
          <w:bCs/>
        </w:rPr>
      </w:pPr>
    </w:p>
    <w:p w14:paraId="25A2D26F" w14:textId="77777777" w:rsidR="006733CE" w:rsidRPr="006733CE" w:rsidRDefault="006733CE" w:rsidP="006733CE">
      <w:pPr>
        <w:rPr>
          <w:b/>
          <w:bCs/>
        </w:rPr>
      </w:pPr>
      <w:r w:rsidRPr="006733CE">
        <w:rPr>
          <w:b/>
          <w:bCs/>
        </w:rPr>
        <w:t>int main(int argc , char *argv[])</w:t>
      </w:r>
    </w:p>
    <w:p w14:paraId="726FB574" w14:textId="77777777" w:rsidR="006733CE" w:rsidRPr="006733CE" w:rsidRDefault="006733CE" w:rsidP="006733CE">
      <w:pPr>
        <w:rPr>
          <w:b/>
          <w:bCs/>
        </w:rPr>
      </w:pPr>
      <w:r w:rsidRPr="006733CE">
        <w:rPr>
          <w:b/>
          <w:bCs/>
        </w:rPr>
        <w:t>{</w:t>
      </w:r>
    </w:p>
    <w:p w14:paraId="429107C5" w14:textId="77777777" w:rsidR="006733CE" w:rsidRPr="006733CE" w:rsidRDefault="006733CE" w:rsidP="006733CE">
      <w:pPr>
        <w:rPr>
          <w:b/>
          <w:bCs/>
        </w:rPr>
      </w:pPr>
      <w:r w:rsidRPr="006733CE">
        <w:rPr>
          <w:b/>
          <w:bCs/>
        </w:rPr>
        <w:tab/>
        <w:t>int socket_desc;</w:t>
      </w:r>
    </w:p>
    <w:p w14:paraId="50E3E84F" w14:textId="77777777" w:rsidR="006733CE" w:rsidRPr="006733CE" w:rsidRDefault="006733CE" w:rsidP="006733CE">
      <w:pPr>
        <w:rPr>
          <w:b/>
          <w:bCs/>
        </w:rPr>
      </w:pPr>
      <w:r w:rsidRPr="006733CE">
        <w:rPr>
          <w:b/>
          <w:bCs/>
        </w:rPr>
        <w:tab/>
        <w:t>struct sockaddr_in server;</w:t>
      </w:r>
    </w:p>
    <w:p w14:paraId="5253ED13" w14:textId="77777777" w:rsidR="006733CE" w:rsidRPr="006733CE" w:rsidRDefault="006733CE" w:rsidP="006733CE">
      <w:pPr>
        <w:rPr>
          <w:b/>
          <w:bCs/>
        </w:rPr>
      </w:pPr>
      <w:r w:rsidRPr="006733CE">
        <w:rPr>
          <w:b/>
          <w:bCs/>
        </w:rPr>
        <w:tab/>
        <w:t>char *message;</w:t>
      </w:r>
    </w:p>
    <w:p w14:paraId="78BACB97" w14:textId="77777777" w:rsidR="006733CE" w:rsidRPr="006733CE" w:rsidRDefault="006733CE" w:rsidP="006733CE">
      <w:pPr>
        <w:rPr>
          <w:b/>
          <w:bCs/>
        </w:rPr>
      </w:pPr>
      <w:r w:rsidRPr="006733CE">
        <w:rPr>
          <w:b/>
          <w:bCs/>
        </w:rPr>
        <w:tab/>
      </w:r>
    </w:p>
    <w:p w14:paraId="312149F5" w14:textId="77777777" w:rsidR="006733CE" w:rsidRPr="006733CE" w:rsidRDefault="006733CE" w:rsidP="006733CE">
      <w:pPr>
        <w:rPr>
          <w:b/>
          <w:bCs/>
        </w:rPr>
      </w:pPr>
      <w:r w:rsidRPr="006733CE">
        <w:rPr>
          <w:b/>
          <w:bCs/>
        </w:rPr>
        <w:tab/>
        <w:t>//Create socket</w:t>
      </w:r>
    </w:p>
    <w:p w14:paraId="651EF745" w14:textId="77777777" w:rsidR="006733CE" w:rsidRPr="006733CE" w:rsidRDefault="006733CE" w:rsidP="006733CE">
      <w:pPr>
        <w:rPr>
          <w:b/>
          <w:bCs/>
        </w:rPr>
      </w:pPr>
      <w:r w:rsidRPr="006733CE">
        <w:rPr>
          <w:b/>
          <w:bCs/>
        </w:rPr>
        <w:lastRenderedPageBreak/>
        <w:tab/>
        <w:t>socket_desc = socket(AF_INET , SOCK_STREAM , 0);</w:t>
      </w:r>
    </w:p>
    <w:p w14:paraId="700105E7" w14:textId="77777777" w:rsidR="006733CE" w:rsidRPr="006733CE" w:rsidRDefault="006733CE" w:rsidP="006733CE">
      <w:pPr>
        <w:rPr>
          <w:b/>
          <w:bCs/>
        </w:rPr>
      </w:pPr>
      <w:r w:rsidRPr="006733CE">
        <w:rPr>
          <w:b/>
          <w:bCs/>
        </w:rPr>
        <w:tab/>
        <w:t>if (socket_desc == -1)</w:t>
      </w:r>
    </w:p>
    <w:p w14:paraId="724C6813" w14:textId="77777777" w:rsidR="006733CE" w:rsidRPr="006733CE" w:rsidRDefault="006733CE" w:rsidP="006733CE">
      <w:pPr>
        <w:rPr>
          <w:b/>
          <w:bCs/>
        </w:rPr>
      </w:pPr>
      <w:r w:rsidRPr="006733CE">
        <w:rPr>
          <w:b/>
          <w:bCs/>
        </w:rPr>
        <w:tab/>
        <w:t>{</w:t>
      </w:r>
    </w:p>
    <w:p w14:paraId="78419629" w14:textId="77777777" w:rsidR="006733CE" w:rsidRPr="006733CE" w:rsidRDefault="006733CE" w:rsidP="006733CE">
      <w:pPr>
        <w:rPr>
          <w:b/>
          <w:bCs/>
        </w:rPr>
      </w:pPr>
      <w:r w:rsidRPr="006733CE">
        <w:rPr>
          <w:b/>
          <w:bCs/>
        </w:rPr>
        <w:tab/>
      </w:r>
      <w:r w:rsidRPr="006733CE">
        <w:rPr>
          <w:b/>
          <w:bCs/>
        </w:rPr>
        <w:tab/>
        <w:t>printf("Could not create socket");</w:t>
      </w:r>
    </w:p>
    <w:p w14:paraId="072AAD71" w14:textId="77777777" w:rsidR="006733CE" w:rsidRPr="006733CE" w:rsidRDefault="006733CE" w:rsidP="006733CE">
      <w:pPr>
        <w:rPr>
          <w:b/>
          <w:bCs/>
        </w:rPr>
      </w:pPr>
      <w:r w:rsidRPr="006733CE">
        <w:rPr>
          <w:b/>
          <w:bCs/>
        </w:rPr>
        <w:tab/>
        <w:t>}</w:t>
      </w:r>
    </w:p>
    <w:p w14:paraId="0B4C75FC" w14:textId="77777777" w:rsidR="006733CE" w:rsidRPr="006733CE" w:rsidRDefault="006733CE" w:rsidP="006733CE">
      <w:pPr>
        <w:rPr>
          <w:b/>
          <w:bCs/>
        </w:rPr>
      </w:pPr>
      <w:r w:rsidRPr="006733CE">
        <w:rPr>
          <w:b/>
          <w:bCs/>
        </w:rPr>
        <w:tab/>
      </w:r>
      <w:r w:rsidRPr="006733CE">
        <w:rPr>
          <w:b/>
          <w:bCs/>
        </w:rPr>
        <w:tab/>
      </w:r>
    </w:p>
    <w:p w14:paraId="0F57054A" w14:textId="77777777" w:rsidR="006733CE" w:rsidRPr="006733CE" w:rsidRDefault="006733CE" w:rsidP="006733CE">
      <w:pPr>
        <w:rPr>
          <w:b/>
          <w:bCs/>
        </w:rPr>
      </w:pPr>
      <w:r w:rsidRPr="006733CE">
        <w:rPr>
          <w:b/>
          <w:bCs/>
        </w:rPr>
        <w:tab/>
        <w:t>server.sin_addr.s_addr = inet_addr("74.125.235.20");</w:t>
      </w:r>
    </w:p>
    <w:p w14:paraId="187298F7" w14:textId="77777777" w:rsidR="006733CE" w:rsidRPr="006733CE" w:rsidRDefault="006733CE" w:rsidP="006733CE">
      <w:pPr>
        <w:rPr>
          <w:b/>
          <w:bCs/>
        </w:rPr>
      </w:pPr>
      <w:r w:rsidRPr="006733CE">
        <w:rPr>
          <w:b/>
          <w:bCs/>
        </w:rPr>
        <w:tab/>
        <w:t>server.sin_family = AF_INET;</w:t>
      </w:r>
    </w:p>
    <w:p w14:paraId="7F62EE3B" w14:textId="77777777" w:rsidR="006733CE" w:rsidRPr="006733CE" w:rsidRDefault="006733CE" w:rsidP="006733CE">
      <w:pPr>
        <w:rPr>
          <w:b/>
          <w:bCs/>
        </w:rPr>
      </w:pPr>
      <w:r w:rsidRPr="006733CE">
        <w:rPr>
          <w:b/>
          <w:bCs/>
        </w:rPr>
        <w:tab/>
        <w:t>server.sin_port = htons( 80 );</w:t>
      </w:r>
    </w:p>
    <w:p w14:paraId="115A379C" w14:textId="77777777" w:rsidR="006733CE" w:rsidRPr="006733CE" w:rsidRDefault="006733CE" w:rsidP="006733CE">
      <w:pPr>
        <w:rPr>
          <w:b/>
          <w:bCs/>
        </w:rPr>
      </w:pPr>
    </w:p>
    <w:p w14:paraId="4D141DFC" w14:textId="77777777" w:rsidR="006733CE" w:rsidRPr="006733CE" w:rsidRDefault="006733CE" w:rsidP="006733CE">
      <w:pPr>
        <w:rPr>
          <w:b/>
          <w:bCs/>
        </w:rPr>
      </w:pPr>
      <w:r w:rsidRPr="006733CE">
        <w:rPr>
          <w:b/>
          <w:bCs/>
        </w:rPr>
        <w:tab/>
        <w:t>//Connect to remote server</w:t>
      </w:r>
    </w:p>
    <w:p w14:paraId="17CF1CDF" w14:textId="77777777" w:rsidR="006733CE" w:rsidRPr="006733CE" w:rsidRDefault="006733CE" w:rsidP="006733CE">
      <w:pPr>
        <w:rPr>
          <w:b/>
          <w:bCs/>
        </w:rPr>
      </w:pPr>
      <w:r w:rsidRPr="006733CE">
        <w:rPr>
          <w:b/>
          <w:bCs/>
        </w:rPr>
        <w:tab/>
        <w:t>if (connect(socket_desc , (struct sockaddr *)&amp;server , sizeof(server)) &lt; 0)</w:t>
      </w:r>
    </w:p>
    <w:p w14:paraId="7F93660F" w14:textId="77777777" w:rsidR="006733CE" w:rsidRPr="006733CE" w:rsidRDefault="006733CE" w:rsidP="006733CE">
      <w:pPr>
        <w:rPr>
          <w:b/>
          <w:bCs/>
        </w:rPr>
      </w:pPr>
      <w:r w:rsidRPr="006733CE">
        <w:rPr>
          <w:b/>
          <w:bCs/>
        </w:rPr>
        <w:tab/>
        <w:t>{</w:t>
      </w:r>
    </w:p>
    <w:p w14:paraId="54BF3F7D" w14:textId="77777777" w:rsidR="006733CE" w:rsidRPr="006733CE" w:rsidRDefault="006733CE" w:rsidP="006733CE">
      <w:pPr>
        <w:rPr>
          <w:b/>
          <w:bCs/>
        </w:rPr>
      </w:pPr>
      <w:r w:rsidRPr="006733CE">
        <w:rPr>
          <w:b/>
          <w:bCs/>
        </w:rPr>
        <w:tab/>
      </w:r>
      <w:r w:rsidRPr="006733CE">
        <w:rPr>
          <w:b/>
          <w:bCs/>
        </w:rPr>
        <w:tab/>
        <w:t>puts("connect error");</w:t>
      </w:r>
    </w:p>
    <w:p w14:paraId="47F389EF" w14:textId="77777777" w:rsidR="006733CE" w:rsidRPr="006733CE" w:rsidRDefault="006733CE" w:rsidP="006733CE">
      <w:pPr>
        <w:rPr>
          <w:b/>
          <w:bCs/>
        </w:rPr>
      </w:pPr>
      <w:r w:rsidRPr="006733CE">
        <w:rPr>
          <w:b/>
          <w:bCs/>
        </w:rPr>
        <w:tab/>
      </w:r>
      <w:r w:rsidRPr="006733CE">
        <w:rPr>
          <w:b/>
          <w:bCs/>
        </w:rPr>
        <w:tab/>
        <w:t>return 1;</w:t>
      </w:r>
    </w:p>
    <w:p w14:paraId="64FF6266" w14:textId="77777777" w:rsidR="006733CE" w:rsidRPr="006733CE" w:rsidRDefault="006733CE" w:rsidP="006733CE">
      <w:pPr>
        <w:rPr>
          <w:b/>
          <w:bCs/>
        </w:rPr>
      </w:pPr>
      <w:r w:rsidRPr="006733CE">
        <w:rPr>
          <w:b/>
          <w:bCs/>
        </w:rPr>
        <w:tab/>
        <w:t>}</w:t>
      </w:r>
    </w:p>
    <w:p w14:paraId="346ED552" w14:textId="77777777" w:rsidR="006733CE" w:rsidRPr="006733CE" w:rsidRDefault="006733CE" w:rsidP="006733CE">
      <w:pPr>
        <w:rPr>
          <w:b/>
          <w:bCs/>
        </w:rPr>
      </w:pPr>
      <w:r w:rsidRPr="006733CE">
        <w:rPr>
          <w:b/>
          <w:bCs/>
        </w:rPr>
        <w:tab/>
      </w:r>
    </w:p>
    <w:p w14:paraId="1AFA84B5" w14:textId="77777777" w:rsidR="006733CE" w:rsidRPr="006733CE" w:rsidRDefault="006733CE" w:rsidP="006733CE">
      <w:pPr>
        <w:rPr>
          <w:b/>
          <w:bCs/>
        </w:rPr>
      </w:pPr>
      <w:r w:rsidRPr="006733CE">
        <w:rPr>
          <w:b/>
          <w:bCs/>
        </w:rPr>
        <w:tab/>
        <w:t>puts("Connected\n");</w:t>
      </w:r>
    </w:p>
    <w:p w14:paraId="17C1C609" w14:textId="77777777" w:rsidR="006733CE" w:rsidRPr="006733CE" w:rsidRDefault="006733CE" w:rsidP="006733CE">
      <w:pPr>
        <w:rPr>
          <w:b/>
          <w:bCs/>
        </w:rPr>
      </w:pPr>
      <w:r w:rsidRPr="006733CE">
        <w:rPr>
          <w:b/>
          <w:bCs/>
        </w:rPr>
        <w:tab/>
      </w:r>
    </w:p>
    <w:p w14:paraId="7FD6F62C" w14:textId="77777777" w:rsidR="006733CE" w:rsidRPr="006733CE" w:rsidRDefault="006733CE" w:rsidP="006733CE">
      <w:pPr>
        <w:rPr>
          <w:b/>
          <w:bCs/>
        </w:rPr>
      </w:pPr>
      <w:r w:rsidRPr="006733CE">
        <w:rPr>
          <w:b/>
          <w:bCs/>
        </w:rPr>
        <w:tab/>
        <w:t>//Send some data</w:t>
      </w:r>
    </w:p>
    <w:p w14:paraId="74AEEAF2" w14:textId="77777777" w:rsidR="006733CE" w:rsidRPr="006733CE" w:rsidRDefault="006733CE" w:rsidP="006733CE">
      <w:pPr>
        <w:rPr>
          <w:b/>
          <w:bCs/>
        </w:rPr>
      </w:pPr>
      <w:r w:rsidRPr="006733CE">
        <w:rPr>
          <w:b/>
          <w:bCs/>
        </w:rPr>
        <w:tab/>
        <w:t>message = "GET / HTTP/1.1\r\n\r\n";</w:t>
      </w:r>
    </w:p>
    <w:p w14:paraId="75783495" w14:textId="77777777" w:rsidR="006733CE" w:rsidRPr="006733CE" w:rsidRDefault="006733CE" w:rsidP="006733CE">
      <w:pPr>
        <w:rPr>
          <w:b/>
          <w:bCs/>
        </w:rPr>
      </w:pPr>
      <w:r w:rsidRPr="006733CE">
        <w:rPr>
          <w:b/>
          <w:bCs/>
        </w:rPr>
        <w:tab/>
        <w:t>if( send(socket_desc , message , strlen(message) , 0) &lt; 0)</w:t>
      </w:r>
    </w:p>
    <w:p w14:paraId="1F861CE9" w14:textId="77777777" w:rsidR="006733CE" w:rsidRPr="006733CE" w:rsidRDefault="006733CE" w:rsidP="006733CE">
      <w:pPr>
        <w:rPr>
          <w:b/>
          <w:bCs/>
        </w:rPr>
      </w:pPr>
      <w:r w:rsidRPr="006733CE">
        <w:rPr>
          <w:b/>
          <w:bCs/>
        </w:rPr>
        <w:tab/>
        <w:t>{</w:t>
      </w:r>
    </w:p>
    <w:p w14:paraId="770FD5F5" w14:textId="77777777" w:rsidR="006733CE" w:rsidRPr="006733CE" w:rsidRDefault="006733CE" w:rsidP="006733CE">
      <w:pPr>
        <w:rPr>
          <w:b/>
          <w:bCs/>
        </w:rPr>
      </w:pPr>
      <w:r w:rsidRPr="006733CE">
        <w:rPr>
          <w:b/>
          <w:bCs/>
        </w:rPr>
        <w:tab/>
      </w:r>
      <w:r w:rsidRPr="006733CE">
        <w:rPr>
          <w:b/>
          <w:bCs/>
        </w:rPr>
        <w:tab/>
        <w:t>puts("Send failed");</w:t>
      </w:r>
    </w:p>
    <w:p w14:paraId="35900480" w14:textId="77777777" w:rsidR="006733CE" w:rsidRPr="006733CE" w:rsidRDefault="006733CE" w:rsidP="006733CE">
      <w:pPr>
        <w:rPr>
          <w:b/>
          <w:bCs/>
        </w:rPr>
      </w:pPr>
      <w:r w:rsidRPr="006733CE">
        <w:rPr>
          <w:b/>
          <w:bCs/>
        </w:rPr>
        <w:tab/>
      </w:r>
      <w:r w:rsidRPr="006733CE">
        <w:rPr>
          <w:b/>
          <w:bCs/>
        </w:rPr>
        <w:tab/>
        <w:t>return 1;</w:t>
      </w:r>
    </w:p>
    <w:p w14:paraId="71097CF0" w14:textId="77777777" w:rsidR="006733CE" w:rsidRPr="006733CE" w:rsidRDefault="006733CE" w:rsidP="006733CE">
      <w:pPr>
        <w:rPr>
          <w:b/>
          <w:bCs/>
        </w:rPr>
      </w:pPr>
      <w:r w:rsidRPr="006733CE">
        <w:rPr>
          <w:b/>
          <w:bCs/>
        </w:rPr>
        <w:tab/>
        <w:t>}</w:t>
      </w:r>
    </w:p>
    <w:p w14:paraId="140AE63F" w14:textId="77777777" w:rsidR="006733CE" w:rsidRPr="006733CE" w:rsidRDefault="006733CE" w:rsidP="006733CE">
      <w:pPr>
        <w:rPr>
          <w:b/>
          <w:bCs/>
        </w:rPr>
      </w:pPr>
      <w:r w:rsidRPr="006733CE">
        <w:rPr>
          <w:b/>
          <w:bCs/>
        </w:rPr>
        <w:lastRenderedPageBreak/>
        <w:tab/>
        <w:t>puts("Data Send\n");</w:t>
      </w:r>
    </w:p>
    <w:p w14:paraId="012FB776" w14:textId="77777777" w:rsidR="006733CE" w:rsidRPr="006733CE" w:rsidRDefault="006733CE" w:rsidP="006733CE">
      <w:pPr>
        <w:rPr>
          <w:b/>
          <w:bCs/>
        </w:rPr>
      </w:pPr>
      <w:r w:rsidRPr="006733CE">
        <w:rPr>
          <w:b/>
          <w:bCs/>
        </w:rPr>
        <w:tab/>
      </w:r>
    </w:p>
    <w:p w14:paraId="1E9DE2AA" w14:textId="77777777" w:rsidR="006733CE" w:rsidRPr="006733CE" w:rsidRDefault="006733CE" w:rsidP="006733CE">
      <w:pPr>
        <w:rPr>
          <w:b/>
          <w:bCs/>
        </w:rPr>
      </w:pPr>
      <w:r w:rsidRPr="006733CE">
        <w:rPr>
          <w:b/>
          <w:bCs/>
        </w:rPr>
        <w:tab/>
        <w:t>return 0;</w:t>
      </w:r>
    </w:p>
    <w:p w14:paraId="2A0D6176" w14:textId="77777777" w:rsidR="006733CE" w:rsidRPr="006733CE" w:rsidRDefault="006733CE" w:rsidP="006733CE">
      <w:pPr>
        <w:rPr>
          <w:b/>
          <w:bCs/>
        </w:rPr>
      </w:pPr>
      <w:r w:rsidRPr="006733CE">
        <w:rPr>
          <w:b/>
          <w:bCs/>
        </w:rPr>
        <w:t>}</w:t>
      </w:r>
    </w:p>
    <w:p w14:paraId="5E60B8B4" w14:textId="77777777" w:rsidR="006733CE" w:rsidRPr="006733CE" w:rsidRDefault="006733CE" w:rsidP="006733CE">
      <w:r w:rsidRPr="006733CE">
        <w:t>In the above example , we first connect to an ip address and then send the string message "GET / HTTP/1.1\r\n\r\n" to it.</w:t>
      </w:r>
      <w:r w:rsidRPr="006733CE">
        <w:br/>
        <w:t>The message is actually a http command to fetch the mainpage of a website.</w:t>
      </w:r>
    </w:p>
    <w:p w14:paraId="0FB297D0" w14:textId="77777777" w:rsidR="006733CE" w:rsidRPr="006733CE" w:rsidRDefault="006733CE" w:rsidP="006733CE">
      <w:r w:rsidRPr="006733CE">
        <w:rPr>
          <w:b/>
          <w:bCs/>
        </w:rPr>
        <w:t>Note</w:t>
      </w:r>
    </w:p>
    <w:p w14:paraId="5176AF8C" w14:textId="77777777" w:rsidR="006733CE" w:rsidRPr="006733CE" w:rsidRDefault="006733CE" w:rsidP="006733CE">
      <w:r w:rsidRPr="006733CE">
        <w:t>When sending data to a socket you are basically writing data to that socket. This is similar to writing data to a file. Hence you can also use the </w:t>
      </w:r>
      <w:r w:rsidRPr="006733CE">
        <w:rPr>
          <w:b/>
          <w:bCs/>
        </w:rPr>
        <w:t>write</w:t>
      </w:r>
      <w:r w:rsidRPr="006733CE">
        <w:t> function to send data to a socket. Later in this tutorial we shall use write function to send data.</w:t>
      </w:r>
    </w:p>
    <w:p w14:paraId="51397569" w14:textId="77777777" w:rsidR="006733CE" w:rsidRPr="006733CE" w:rsidRDefault="006733CE" w:rsidP="006733CE">
      <w:pPr>
        <w:rPr>
          <w:b/>
          <w:bCs/>
        </w:rPr>
      </w:pPr>
      <w:r w:rsidRPr="006733CE">
        <w:rPr>
          <w:b/>
          <w:bCs/>
        </w:rPr>
        <w:t>4. Receive data on socket</w:t>
      </w:r>
    </w:p>
    <w:p w14:paraId="245A1809" w14:textId="77777777" w:rsidR="006733CE" w:rsidRPr="006733CE" w:rsidRDefault="006733CE" w:rsidP="006733CE">
      <w:r w:rsidRPr="006733CE">
        <w:t>Function </w:t>
      </w:r>
      <w:r w:rsidRPr="006733CE">
        <w:rPr>
          <w:b/>
          <w:bCs/>
        </w:rPr>
        <w:t>recv</w:t>
      </w:r>
      <w:r w:rsidRPr="006733CE">
        <w:t> is used to receive data on a socket. In the following example we shall send the same message as the last example and receive a reply from the server.</w:t>
      </w:r>
    </w:p>
    <w:p w14:paraId="2F58D169" w14:textId="77777777" w:rsidR="006733CE" w:rsidRPr="006733CE" w:rsidRDefault="006733CE" w:rsidP="006733CE">
      <w:pPr>
        <w:rPr>
          <w:b/>
          <w:bCs/>
        </w:rPr>
      </w:pPr>
      <w:r w:rsidRPr="006733CE">
        <w:rPr>
          <w:b/>
          <w:bCs/>
        </w:rPr>
        <w:t>#include&lt;stdio.h&gt;</w:t>
      </w:r>
    </w:p>
    <w:p w14:paraId="7D666F33" w14:textId="77777777" w:rsidR="006733CE" w:rsidRPr="006733CE" w:rsidRDefault="006733CE" w:rsidP="006733CE">
      <w:pPr>
        <w:rPr>
          <w:b/>
          <w:bCs/>
        </w:rPr>
      </w:pPr>
      <w:r w:rsidRPr="006733CE">
        <w:rPr>
          <w:b/>
          <w:bCs/>
        </w:rPr>
        <w:t>#include&lt;string.h&gt;</w:t>
      </w:r>
      <w:r w:rsidRPr="006733CE">
        <w:rPr>
          <w:b/>
          <w:bCs/>
        </w:rPr>
        <w:tab/>
        <w:t>//strlen</w:t>
      </w:r>
    </w:p>
    <w:p w14:paraId="5DC4F15C" w14:textId="77777777" w:rsidR="006733CE" w:rsidRPr="006733CE" w:rsidRDefault="006733CE" w:rsidP="006733CE">
      <w:pPr>
        <w:rPr>
          <w:b/>
          <w:bCs/>
        </w:rPr>
      </w:pPr>
      <w:r w:rsidRPr="006733CE">
        <w:rPr>
          <w:b/>
          <w:bCs/>
        </w:rPr>
        <w:t>#include&lt;sys/socket.h&gt;</w:t>
      </w:r>
    </w:p>
    <w:p w14:paraId="676C3DBF" w14:textId="77777777" w:rsidR="006733CE" w:rsidRPr="006733CE" w:rsidRDefault="006733CE" w:rsidP="006733CE">
      <w:pPr>
        <w:rPr>
          <w:b/>
          <w:bCs/>
        </w:rPr>
      </w:pPr>
      <w:r w:rsidRPr="006733CE">
        <w:rPr>
          <w:b/>
          <w:bCs/>
        </w:rPr>
        <w:t>#include&lt;arpa/inet.h&gt;</w:t>
      </w:r>
      <w:r w:rsidRPr="006733CE">
        <w:rPr>
          <w:b/>
          <w:bCs/>
        </w:rPr>
        <w:tab/>
        <w:t>//inet_addr</w:t>
      </w:r>
    </w:p>
    <w:p w14:paraId="3E89B4BC" w14:textId="77777777" w:rsidR="006733CE" w:rsidRPr="006733CE" w:rsidRDefault="006733CE" w:rsidP="006733CE">
      <w:pPr>
        <w:rPr>
          <w:b/>
          <w:bCs/>
        </w:rPr>
      </w:pPr>
    </w:p>
    <w:p w14:paraId="43E75CCC" w14:textId="77777777" w:rsidR="006733CE" w:rsidRPr="006733CE" w:rsidRDefault="006733CE" w:rsidP="006733CE">
      <w:pPr>
        <w:rPr>
          <w:b/>
          <w:bCs/>
        </w:rPr>
      </w:pPr>
      <w:r w:rsidRPr="006733CE">
        <w:rPr>
          <w:b/>
          <w:bCs/>
        </w:rPr>
        <w:t>int main(int argc , char *argv[])</w:t>
      </w:r>
    </w:p>
    <w:p w14:paraId="1DDFE969" w14:textId="77777777" w:rsidR="006733CE" w:rsidRPr="006733CE" w:rsidRDefault="006733CE" w:rsidP="006733CE">
      <w:pPr>
        <w:rPr>
          <w:b/>
          <w:bCs/>
        </w:rPr>
      </w:pPr>
      <w:r w:rsidRPr="006733CE">
        <w:rPr>
          <w:b/>
          <w:bCs/>
        </w:rPr>
        <w:t>{</w:t>
      </w:r>
    </w:p>
    <w:p w14:paraId="320A18D1" w14:textId="77777777" w:rsidR="006733CE" w:rsidRPr="006733CE" w:rsidRDefault="006733CE" w:rsidP="006733CE">
      <w:pPr>
        <w:rPr>
          <w:b/>
          <w:bCs/>
        </w:rPr>
      </w:pPr>
      <w:r w:rsidRPr="006733CE">
        <w:rPr>
          <w:b/>
          <w:bCs/>
        </w:rPr>
        <w:tab/>
        <w:t>int socket_desc;</w:t>
      </w:r>
    </w:p>
    <w:p w14:paraId="4866E231" w14:textId="77777777" w:rsidR="006733CE" w:rsidRPr="006733CE" w:rsidRDefault="006733CE" w:rsidP="006733CE">
      <w:pPr>
        <w:rPr>
          <w:b/>
          <w:bCs/>
        </w:rPr>
      </w:pPr>
      <w:r w:rsidRPr="006733CE">
        <w:rPr>
          <w:b/>
          <w:bCs/>
        </w:rPr>
        <w:tab/>
        <w:t>struct sockaddr_in server;</w:t>
      </w:r>
    </w:p>
    <w:p w14:paraId="2E004A98" w14:textId="77777777" w:rsidR="006733CE" w:rsidRPr="006733CE" w:rsidRDefault="006733CE" w:rsidP="006733CE">
      <w:pPr>
        <w:rPr>
          <w:b/>
          <w:bCs/>
        </w:rPr>
      </w:pPr>
      <w:r w:rsidRPr="006733CE">
        <w:rPr>
          <w:b/>
          <w:bCs/>
        </w:rPr>
        <w:tab/>
        <w:t>char *message , server_reply[2000];</w:t>
      </w:r>
    </w:p>
    <w:p w14:paraId="5C3A660F" w14:textId="77777777" w:rsidR="006733CE" w:rsidRPr="006733CE" w:rsidRDefault="006733CE" w:rsidP="006733CE">
      <w:pPr>
        <w:rPr>
          <w:b/>
          <w:bCs/>
        </w:rPr>
      </w:pPr>
      <w:r w:rsidRPr="006733CE">
        <w:rPr>
          <w:b/>
          <w:bCs/>
        </w:rPr>
        <w:tab/>
      </w:r>
    </w:p>
    <w:p w14:paraId="476A3A2C" w14:textId="77777777" w:rsidR="006733CE" w:rsidRPr="006733CE" w:rsidRDefault="006733CE" w:rsidP="006733CE">
      <w:pPr>
        <w:rPr>
          <w:b/>
          <w:bCs/>
        </w:rPr>
      </w:pPr>
      <w:r w:rsidRPr="006733CE">
        <w:rPr>
          <w:b/>
          <w:bCs/>
        </w:rPr>
        <w:tab/>
        <w:t>//Create socket</w:t>
      </w:r>
    </w:p>
    <w:p w14:paraId="514672F7" w14:textId="77777777" w:rsidR="006733CE" w:rsidRPr="006733CE" w:rsidRDefault="006733CE" w:rsidP="006733CE">
      <w:pPr>
        <w:rPr>
          <w:b/>
          <w:bCs/>
        </w:rPr>
      </w:pPr>
      <w:r w:rsidRPr="006733CE">
        <w:rPr>
          <w:b/>
          <w:bCs/>
        </w:rPr>
        <w:tab/>
        <w:t>socket_desc = socket(AF_INET , SOCK_STREAM , 0);</w:t>
      </w:r>
    </w:p>
    <w:p w14:paraId="16B5446D" w14:textId="77777777" w:rsidR="006733CE" w:rsidRPr="006733CE" w:rsidRDefault="006733CE" w:rsidP="006733CE">
      <w:pPr>
        <w:rPr>
          <w:b/>
          <w:bCs/>
        </w:rPr>
      </w:pPr>
      <w:r w:rsidRPr="006733CE">
        <w:rPr>
          <w:b/>
          <w:bCs/>
        </w:rPr>
        <w:lastRenderedPageBreak/>
        <w:tab/>
        <w:t>if (socket_desc == -1)</w:t>
      </w:r>
    </w:p>
    <w:p w14:paraId="430EC325" w14:textId="77777777" w:rsidR="006733CE" w:rsidRPr="006733CE" w:rsidRDefault="006733CE" w:rsidP="006733CE">
      <w:pPr>
        <w:rPr>
          <w:b/>
          <w:bCs/>
        </w:rPr>
      </w:pPr>
      <w:r w:rsidRPr="006733CE">
        <w:rPr>
          <w:b/>
          <w:bCs/>
        </w:rPr>
        <w:tab/>
        <w:t>{</w:t>
      </w:r>
    </w:p>
    <w:p w14:paraId="2861291A" w14:textId="77777777" w:rsidR="006733CE" w:rsidRPr="006733CE" w:rsidRDefault="006733CE" w:rsidP="006733CE">
      <w:pPr>
        <w:rPr>
          <w:b/>
          <w:bCs/>
        </w:rPr>
      </w:pPr>
      <w:r w:rsidRPr="006733CE">
        <w:rPr>
          <w:b/>
          <w:bCs/>
        </w:rPr>
        <w:tab/>
      </w:r>
      <w:r w:rsidRPr="006733CE">
        <w:rPr>
          <w:b/>
          <w:bCs/>
        </w:rPr>
        <w:tab/>
        <w:t>printf("Could not create socket");</w:t>
      </w:r>
    </w:p>
    <w:p w14:paraId="327288F0" w14:textId="77777777" w:rsidR="006733CE" w:rsidRPr="006733CE" w:rsidRDefault="006733CE" w:rsidP="006733CE">
      <w:pPr>
        <w:rPr>
          <w:b/>
          <w:bCs/>
        </w:rPr>
      </w:pPr>
      <w:r w:rsidRPr="006733CE">
        <w:rPr>
          <w:b/>
          <w:bCs/>
        </w:rPr>
        <w:tab/>
        <w:t>}</w:t>
      </w:r>
    </w:p>
    <w:p w14:paraId="6EFC2565" w14:textId="77777777" w:rsidR="006733CE" w:rsidRPr="006733CE" w:rsidRDefault="006733CE" w:rsidP="006733CE">
      <w:pPr>
        <w:rPr>
          <w:b/>
          <w:bCs/>
        </w:rPr>
      </w:pPr>
      <w:r w:rsidRPr="006733CE">
        <w:rPr>
          <w:b/>
          <w:bCs/>
        </w:rPr>
        <w:tab/>
      </w:r>
      <w:r w:rsidRPr="006733CE">
        <w:rPr>
          <w:b/>
          <w:bCs/>
        </w:rPr>
        <w:tab/>
      </w:r>
    </w:p>
    <w:p w14:paraId="5A337519" w14:textId="77777777" w:rsidR="006733CE" w:rsidRPr="006733CE" w:rsidRDefault="006733CE" w:rsidP="006733CE">
      <w:pPr>
        <w:rPr>
          <w:b/>
          <w:bCs/>
        </w:rPr>
      </w:pPr>
      <w:r w:rsidRPr="006733CE">
        <w:rPr>
          <w:b/>
          <w:bCs/>
        </w:rPr>
        <w:tab/>
        <w:t>server.sin_addr.s_addr = inet_addr("74.125.235.20");</w:t>
      </w:r>
    </w:p>
    <w:p w14:paraId="03201F05" w14:textId="77777777" w:rsidR="006733CE" w:rsidRPr="006733CE" w:rsidRDefault="006733CE" w:rsidP="006733CE">
      <w:pPr>
        <w:rPr>
          <w:b/>
          <w:bCs/>
        </w:rPr>
      </w:pPr>
      <w:r w:rsidRPr="006733CE">
        <w:rPr>
          <w:b/>
          <w:bCs/>
        </w:rPr>
        <w:tab/>
        <w:t>server.sin_family = AF_INET;</w:t>
      </w:r>
    </w:p>
    <w:p w14:paraId="0252BB9E" w14:textId="77777777" w:rsidR="006733CE" w:rsidRPr="006733CE" w:rsidRDefault="006733CE" w:rsidP="006733CE">
      <w:pPr>
        <w:rPr>
          <w:b/>
          <w:bCs/>
        </w:rPr>
      </w:pPr>
      <w:r w:rsidRPr="006733CE">
        <w:rPr>
          <w:b/>
          <w:bCs/>
        </w:rPr>
        <w:tab/>
        <w:t>server.sin_port = htons( 80 );</w:t>
      </w:r>
    </w:p>
    <w:p w14:paraId="3AF443BD" w14:textId="77777777" w:rsidR="006733CE" w:rsidRPr="006733CE" w:rsidRDefault="006733CE" w:rsidP="006733CE">
      <w:pPr>
        <w:rPr>
          <w:b/>
          <w:bCs/>
        </w:rPr>
      </w:pPr>
    </w:p>
    <w:p w14:paraId="47D781FF" w14:textId="77777777" w:rsidR="006733CE" w:rsidRPr="006733CE" w:rsidRDefault="006733CE" w:rsidP="006733CE">
      <w:pPr>
        <w:rPr>
          <w:b/>
          <w:bCs/>
        </w:rPr>
      </w:pPr>
      <w:r w:rsidRPr="006733CE">
        <w:rPr>
          <w:b/>
          <w:bCs/>
        </w:rPr>
        <w:tab/>
        <w:t>//Connect to remote server</w:t>
      </w:r>
    </w:p>
    <w:p w14:paraId="31A2EBC1" w14:textId="77777777" w:rsidR="006733CE" w:rsidRPr="006733CE" w:rsidRDefault="006733CE" w:rsidP="006733CE">
      <w:pPr>
        <w:rPr>
          <w:b/>
          <w:bCs/>
        </w:rPr>
      </w:pPr>
      <w:r w:rsidRPr="006733CE">
        <w:rPr>
          <w:b/>
          <w:bCs/>
        </w:rPr>
        <w:tab/>
        <w:t>if (connect(socket_desc , (struct sockaddr *)&amp;server , sizeof(server)) &lt; 0)</w:t>
      </w:r>
    </w:p>
    <w:p w14:paraId="523B15F7" w14:textId="77777777" w:rsidR="006733CE" w:rsidRPr="006733CE" w:rsidRDefault="006733CE" w:rsidP="006733CE">
      <w:pPr>
        <w:rPr>
          <w:b/>
          <w:bCs/>
        </w:rPr>
      </w:pPr>
      <w:r w:rsidRPr="006733CE">
        <w:rPr>
          <w:b/>
          <w:bCs/>
        </w:rPr>
        <w:tab/>
        <w:t>{</w:t>
      </w:r>
    </w:p>
    <w:p w14:paraId="3FC6902E" w14:textId="77777777" w:rsidR="006733CE" w:rsidRPr="006733CE" w:rsidRDefault="006733CE" w:rsidP="006733CE">
      <w:pPr>
        <w:rPr>
          <w:b/>
          <w:bCs/>
        </w:rPr>
      </w:pPr>
      <w:r w:rsidRPr="006733CE">
        <w:rPr>
          <w:b/>
          <w:bCs/>
        </w:rPr>
        <w:tab/>
      </w:r>
      <w:r w:rsidRPr="006733CE">
        <w:rPr>
          <w:b/>
          <w:bCs/>
        </w:rPr>
        <w:tab/>
        <w:t>puts("connect error");</w:t>
      </w:r>
    </w:p>
    <w:p w14:paraId="3F95FA52" w14:textId="77777777" w:rsidR="006733CE" w:rsidRPr="006733CE" w:rsidRDefault="006733CE" w:rsidP="006733CE">
      <w:pPr>
        <w:rPr>
          <w:b/>
          <w:bCs/>
        </w:rPr>
      </w:pPr>
      <w:r w:rsidRPr="006733CE">
        <w:rPr>
          <w:b/>
          <w:bCs/>
        </w:rPr>
        <w:tab/>
      </w:r>
      <w:r w:rsidRPr="006733CE">
        <w:rPr>
          <w:b/>
          <w:bCs/>
        </w:rPr>
        <w:tab/>
        <w:t>return 1;</w:t>
      </w:r>
    </w:p>
    <w:p w14:paraId="77B0EBCF" w14:textId="77777777" w:rsidR="006733CE" w:rsidRPr="006733CE" w:rsidRDefault="006733CE" w:rsidP="006733CE">
      <w:pPr>
        <w:rPr>
          <w:b/>
          <w:bCs/>
        </w:rPr>
      </w:pPr>
      <w:r w:rsidRPr="006733CE">
        <w:rPr>
          <w:b/>
          <w:bCs/>
        </w:rPr>
        <w:tab/>
        <w:t>}</w:t>
      </w:r>
    </w:p>
    <w:p w14:paraId="5953641A" w14:textId="77777777" w:rsidR="006733CE" w:rsidRPr="006733CE" w:rsidRDefault="006733CE" w:rsidP="006733CE">
      <w:pPr>
        <w:rPr>
          <w:b/>
          <w:bCs/>
        </w:rPr>
      </w:pPr>
      <w:r w:rsidRPr="006733CE">
        <w:rPr>
          <w:b/>
          <w:bCs/>
        </w:rPr>
        <w:tab/>
      </w:r>
    </w:p>
    <w:p w14:paraId="6F3415AE" w14:textId="77777777" w:rsidR="006733CE" w:rsidRPr="006733CE" w:rsidRDefault="006733CE" w:rsidP="006733CE">
      <w:pPr>
        <w:rPr>
          <w:b/>
          <w:bCs/>
        </w:rPr>
      </w:pPr>
      <w:r w:rsidRPr="006733CE">
        <w:rPr>
          <w:b/>
          <w:bCs/>
        </w:rPr>
        <w:tab/>
        <w:t>puts("Connected\n");</w:t>
      </w:r>
    </w:p>
    <w:p w14:paraId="3C30A50E" w14:textId="77777777" w:rsidR="006733CE" w:rsidRPr="006733CE" w:rsidRDefault="006733CE" w:rsidP="006733CE">
      <w:pPr>
        <w:rPr>
          <w:b/>
          <w:bCs/>
        </w:rPr>
      </w:pPr>
      <w:r w:rsidRPr="006733CE">
        <w:rPr>
          <w:b/>
          <w:bCs/>
        </w:rPr>
        <w:tab/>
      </w:r>
    </w:p>
    <w:p w14:paraId="3138D2D8" w14:textId="77777777" w:rsidR="006733CE" w:rsidRPr="006733CE" w:rsidRDefault="006733CE" w:rsidP="006733CE">
      <w:pPr>
        <w:rPr>
          <w:b/>
          <w:bCs/>
        </w:rPr>
      </w:pPr>
      <w:r w:rsidRPr="006733CE">
        <w:rPr>
          <w:b/>
          <w:bCs/>
        </w:rPr>
        <w:tab/>
        <w:t>//Send some data</w:t>
      </w:r>
    </w:p>
    <w:p w14:paraId="6BFD6A41" w14:textId="77777777" w:rsidR="006733CE" w:rsidRPr="006733CE" w:rsidRDefault="006733CE" w:rsidP="006733CE">
      <w:pPr>
        <w:rPr>
          <w:b/>
          <w:bCs/>
        </w:rPr>
      </w:pPr>
      <w:r w:rsidRPr="006733CE">
        <w:rPr>
          <w:b/>
          <w:bCs/>
        </w:rPr>
        <w:tab/>
        <w:t>message = "GET / HTTP/1.1\r\n\r\n";</w:t>
      </w:r>
    </w:p>
    <w:p w14:paraId="73E22BE2" w14:textId="77777777" w:rsidR="006733CE" w:rsidRPr="006733CE" w:rsidRDefault="006733CE" w:rsidP="006733CE">
      <w:pPr>
        <w:rPr>
          <w:b/>
          <w:bCs/>
        </w:rPr>
      </w:pPr>
      <w:r w:rsidRPr="006733CE">
        <w:rPr>
          <w:b/>
          <w:bCs/>
        </w:rPr>
        <w:tab/>
        <w:t>if( send(socket_desc , message , strlen(message) , 0) &lt; 0)</w:t>
      </w:r>
    </w:p>
    <w:p w14:paraId="46BA6913" w14:textId="77777777" w:rsidR="006733CE" w:rsidRPr="006733CE" w:rsidRDefault="006733CE" w:rsidP="006733CE">
      <w:pPr>
        <w:rPr>
          <w:b/>
          <w:bCs/>
        </w:rPr>
      </w:pPr>
      <w:r w:rsidRPr="006733CE">
        <w:rPr>
          <w:b/>
          <w:bCs/>
        </w:rPr>
        <w:tab/>
        <w:t>{</w:t>
      </w:r>
    </w:p>
    <w:p w14:paraId="785DCDFF" w14:textId="77777777" w:rsidR="006733CE" w:rsidRPr="006733CE" w:rsidRDefault="006733CE" w:rsidP="006733CE">
      <w:pPr>
        <w:rPr>
          <w:b/>
          <w:bCs/>
        </w:rPr>
      </w:pPr>
      <w:r w:rsidRPr="006733CE">
        <w:rPr>
          <w:b/>
          <w:bCs/>
        </w:rPr>
        <w:tab/>
      </w:r>
      <w:r w:rsidRPr="006733CE">
        <w:rPr>
          <w:b/>
          <w:bCs/>
        </w:rPr>
        <w:tab/>
        <w:t>puts("Send failed");</w:t>
      </w:r>
    </w:p>
    <w:p w14:paraId="41B4B682" w14:textId="77777777" w:rsidR="006733CE" w:rsidRPr="006733CE" w:rsidRDefault="006733CE" w:rsidP="006733CE">
      <w:pPr>
        <w:rPr>
          <w:b/>
          <w:bCs/>
        </w:rPr>
      </w:pPr>
      <w:r w:rsidRPr="006733CE">
        <w:rPr>
          <w:b/>
          <w:bCs/>
        </w:rPr>
        <w:tab/>
      </w:r>
      <w:r w:rsidRPr="006733CE">
        <w:rPr>
          <w:b/>
          <w:bCs/>
        </w:rPr>
        <w:tab/>
        <w:t>return 1;</w:t>
      </w:r>
    </w:p>
    <w:p w14:paraId="4CCA7144" w14:textId="77777777" w:rsidR="006733CE" w:rsidRPr="006733CE" w:rsidRDefault="006733CE" w:rsidP="006733CE">
      <w:pPr>
        <w:rPr>
          <w:b/>
          <w:bCs/>
        </w:rPr>
      </w:pPr>
      <w:r w:rsidRPr="006733CE">
        <w:rPr>
          <w:b/>
          <w:bCs/>
        </w:rPr>
        <w:tab/>
        <w:t>}</w:t>
      </w:r>
    </w:p>
    <w:p w14:paraId="0D6827F4" w14:textId="77777777" w:rsidR="006733CE" w:rsidRPr="006733CE" w:rsidRDefault="006733CE" w:rsidP="006733CE">
      <w:pPr>
        <w:rPr>
          <w:b/>
          <w:bCs/>
        </w:rPr>
      </w:pPr>
      <w:r w:rsidRPr="006733CE">
        <w:rPr>
          <w:b/>
          <w:bCs/>
        </w:rPr>
        <w:tab/>
        <w:t>puts("Data Send\n");</w:t>
      </w:r>
    </w:p>
    <w:p w14:paraId="6FD184D8" w14:textId="77777777" w:rsidR="006733CE" w:rsidRPr="006733CE" w:rsidRDefault="006733CE" w:rsidP="006733CE">
      <w:pPr>
        <w:rPr>
          <w:b/>
          <w:bCs/>
        </w:rPr>
      </w:pPr>
      <w:r w:rsidRPr="006733CE">
        <w:rPr>
          <w:b/>
          <w:bCs/>
        </w:rPr>
        <w:lastRenderedPageBreak/>
        <w:tab/>
      </w:r>
    </w:p>
    <w:p w14:paraId="53E23E11" w14:textId="77777777" w:rsidR="006733CE" w:rsidRPr="006733CE" w:rsidRDefault="006733CE" w:rsidP="006733CE">
      <w:pPr>
        <w:rPr>
          <w:b/>
          <w:bCs/>
        </w:rPr>
      </w:pPr>
      <w:r w:rsidRPr="006733CE">
        <w:rPr>
          <w:b/>
          <w:bCs/>
        </w:rPr>
        <w:tab/>
        <w:t>//Receive a reply from the server</w:t>
      </w:r>
    </w:p>
    <w:p w14:paraId="2973E5B9" w14:textId="77777777" w:rsidR="006733CE" w:rsidRPr="006733CE" w:rsidRDefault="006733CE" w:rsidP="006733CE">
      <w:pPr>
        <w:rPr>
          <w:b/>
          <w:bCs/>
        </w:rPr>
      </w:pPr>
      <w:r w:rsidRPr="006733CE">
        <w:rPr>
          <w:b/>
          <w:bCs/>
        </w:rPr>
        <w:tab/>
        <w:t>if( recv(socket_desc, server_reply , 2000 , 0) &lt; 0)</w:t>
      </w:r>
    </w:p>
    <w:p w14:paraId="5E40B1FD" w14:textId="77777777" w:rsidR="006733CE" w:rsidRPr="006733CE" w:rsidRDefault="006733CE" w:rsidP="006733CE">
      <w:pPr>
        <w:rPr>
          <w:b/>
          <w:bCs/>
        </w:rPr>
      </w:pPr>
      <w:r w:rsidRPr="006733CE">
        <w:rPr>
          <w:b/>
          <w:bCs/>
        </w:rPr>
        <w:tab/>
        <w:t>{</w:t>
      </w:r>
    </w:p>
    <w:p w14:paraId="72F91132" w14:textId="77777777" w:rsidR="006733CE" w:rsidRPr="006733CE" w:rsidRDefault="006733CE" w:rsidP="006733CE">
      <w:pPr>
        <w:rPr>
          <w:b/>
          <w:bCs/>
        </w:rPr>
      </w:pPr>
      <w:r w:rsidRPr="006733CE">
        <w:rPr>
          <w:b/>
          <w:bCs/>
        </w:rPr>
        <w:tab/>
      </w:r>
      <w:r w:rsidRPr="006733CE">
        <w:rPr>
          <w:b/>
          <w:bCs/>
        </w:rPr>
        <w:tab/>
        <w:t>puts("recv failed");</w:t>
      </w:r>
    </w:p>
    <w:p w14:paraId="5815A6A5" w14:textId="77777777" w:rsidR="006733CE" w:rsidRPr="006733CE" w:rsidRDefault="006733CE" w:rsidP="006733CE">
      <w:pPr>
        <w:rPr>
          <w:b/>
          <w:bCs/>
        </w:rPr>
      </w:pPr>
      <w:r w:rsidRPr="006733CE">
        <w:rPr>
          <w:b/>
          <w:bCs/>
        </w:rPr>
        <w:tab/>
        <w:t>}</w:t>
      </w:r>
    </w:p>
    <w:p w14:paraId="51A6EEF8" w14:textId="77777777" w:rsidR="006733CE" w:rsidRPr="006733CE" w:rsidRDefault="006733CE" w:rsidP="006733CE">
      <w:pPr>
        <w:rPr>
          <w:b/>
          <w:bCs/>
        </w:rPr>
      </w:pPr>
      <w:r w:rsidRPr="006733CE">
        <w:rPr>
          <w:b/>
          <w:bCs/>
        </w:rPr>
        <w:tab/>
        <w:t>puts("Reply received\n");</w:t>
      </w:r>
    </w:p>
    <w:p w14:paraId="0C2A7092" w14:textId="77777777" w:rsidR="006733CE" w:rsidRPr="006733CE" w:rsidRDefault="006733CE" w:rsidP="006733CE">
      <w:pPr>
        <w:rPr>
          <w:b/>
          <w:bCs/>
        </w:rPr>
      </w:pPr>
      <w:r w:rsidRPr="006733CE">
        <w:rPr>
          <w:b/>
          <w:bCs/>
        </w:rPr>
        <w:tab/>
        <w:t>puts(server_reply);</w:t>
      </w:r>
    </w:p>
    <w:p w14:paraId="532D47A9" w14:textId="77777777" w:rsidR="006733CE" w:rsidRPr="006733CE" w:rsidRDefault="006733CE" w:rsidP="006733CE">
      <w:pPr>
        <w:rPr>
          <w:b/>
          <w:bCs/>
        </w:rPr>
      </w:pPr>
      <w:r w:rsidRPr="006733CE">
        <w:rPr>
          <w:b/>
          <w:bCs/>
        </w:rPr>
        <w:tab/>
      </w:r>
    </w:p>
    <w:p w14:paraId="0B230832" w14:textId="77777777" w:rsidR="006733CE" w:rsidRPr="006733CE" w:rsidRDefault="006733CE" w:rsidP="006733CE">
      <w:pPr>
        <w:rPr>
          <w:b/>
          <w:bCs/>
        </w:rPr>
      </w:pPr>
      <w:r w:rsidRPr="006733CE">
        <w:rPr>
          <w:b/>
          <w:bCs/>
        </w:rPr>
        <w:tab/>
        <w:t>return 0;</w:t>
      </w:r>
    </w:p>
    <w:p w14:paraId="59FE2BEC" w14:textId="77777777" w:rsidR="006733CE" w:rsidRPr="006733CE" w:rsidRDefault="006733CE" w:rsidP="006733CE">
      <w:pPr>
        <w:rPr>
          <w:b/>
          <w:bCs/>
        </w:rPr>
      </w:pPr>
      <w:r w:rsidRPr="006733CE">
        <w:rPr>
          <w:b/>
          <w:bCs/>
        </w:rPr>
        <w:t>}</w:t>
      </w:r>
    </w:p>
    <w:p w14:paraId="06E7DAB3" w14:textId="77777777" w:rsidR="006733CE" w:rsidRPr="006733CE" w:rsidRDefault="006733CE" w:rsidP="006733CE">
      <w:r w:rsidRPr="006733CE">
        <w:t>Here is the output of the above code :</w:t>
      </w:r>
    </w:p>
    <w:p w14:paraId="07BDAFF7" w14:textId="77777777" w:rsidR="006733CE" w:rsidRPr="006733CE" w:rsidRDefault="006733CE" w:rsidP="006733CE">
      <w:pPr>
        <w:rPr>
          <w:b/>
          <w:bCs/>
        </w:rPr>
      </w:pPr>
      <w:r w:rsidRPr="006733CE">
        <w:rPr>
          <w:b/>
          <w:bCs/>
        </w:rPr>
        <w:t>Connected</w:t>
      </w:r>
    </w:p>
    <w:p w14:paraId="13144D48" w14:textId="77777777" w:rsidR="006733CE" w:rsidRPr="006733CE" w:rsidRDefault="006733CE" w:rsidP="006733CE">
      <w:pPr>
        <w:rPr>
          <w:b/>
          <w:bCs/>
        </w:rPr>
      </w:pPr>
    </w:p>
    <w:p w14:paraId="0CE57FA0" w14:textId="77777777" w:rsidR="006733CE" w:rsidRPr="006733CE" w:rsidRDefault="006733CE" w:rsidP="006733CE">
      <w:pPr>
        <w:rPr>
          <w:b/>
          <w:bCs/>
        </w:rPr>
      </w:pPr>
      <w:r w:rsidRPr="006733CE">
        <w:rPr>
          <w:b/>
          <w:bCs/>
        </w:rPr>
        <w:t>Data Send</w:t>
      </w:r>
    </w:p>
    <w:p w14:paraId="5B5DE701" w14:textId="77777777" w:rsidR="006733CE" w:rsidRPr="006733CE" w:rsidRDefault="006733CE" w:rsidP="006733CE">
      <w:pPr>
        <w:rPr>
          <w:b/>
          <w:bCs/>
        </w:rPr>
      </w:pPr>
    </w:p>
    <w:p w14:paraId="3C73EEF3" w14:textId="77777777" w:rsidR="006733CE" w:rsidRPr="006733CE" w:rsidRDefault="006733CE" w:rsidP="006733CE">
      <w:pPr>
        <w:rPr>
          <w:b/>
          <w:bCs/>
        </w:rPr>
      </w:pPr>
      <w:r w:rsidRPr="006733CE">
        <w:rPr>
          <w:b/>
          <w:bCs/>
        </w:rPr>
        <w:t>Reply received</w:t>
      </w:r>
    </w:p>
    <w:p w14:paraId="46A2B519" w14:textId="77777777" w:rsidR="006733CE" w:rsidRPr="006733CE" w:rsidRDefault="006733CE" w:rsidP="006733CE">
      <w:pPr>
        <w:rPr>
          <w:b/>
          <w:bCs/>
        </w:rPr>
      </w:pPr>
    </w:p>
    <w:p w14:paraId="6B0A4B3C" w14:textId="77777777" w:rsidR="006733CE" w:rsidRPr="006733CE" w:rsidRDefault="006733CE" w:rsidP="006733CE">
      <w:pPr>
        <w:rPr>
          <w:b/>
          <w:bCs/>
        </w:rPr>
      </w:pPr>
      <w:r w:rsidRPr="006733CE">
        <w:rPr>
          <w:b/>
          <w:bCs/>
        </w:rPr>
        <w:t>HTTP/1.1 302 Found</w:t>
      </w:r>
    </w:p>
    <w:p w14:paraId="04F51DC2" w14:textId="77777777" w:rsidR="006733CE" w:rsidRPr="006733CE" w:rsidRDefault="006733CE" w:rsidP="006733CE">
      <w:pPr>
        <w:rPr>
          <w:b/>
          <w:bCs/>
        </w:rPr>
      </w:pPr>
      <w:r w:rsidRPr="006733CE">
        <w:rPr>
          <w:b/>
          <w:bCs/>
        </w:rPr>
        <w:t>Location: http://www.google.co.in/</w:t>
      </w:r>
    </w:p>
    <w:p w14:paraId="4A8350C0" w14:textId="77777777" w:rsidR="006733CE" w:rsidRPr="006733CE" w:rsidRDefault="006733CE" w:rsidP="006733CE">
      <w:pPr>
        <w:rPr>
          <w:b/>
          <w:bCs/>
        </w:rPr>
      </w:pPr>
      <w:r w:rsidRPr="006733CE">
        <w:rPr>
          <w:b/>
          <w:bCs/>
        </w:rPr>
        <w:t>Cache-Control: private</w:t>
      </w:r>
    </w:p>
    <w:p w14:paraId="2ABDB536" w14:textId="77777777" w:rsidR="006733CE" w:rsidRPr="006733CE" w:rsidRDefault="006733CE" w:rsidP="006733CE">
      <w:pPr>
        <w:rPr>
          <w:b/>
          <w:bCs/>
        </w:rPr>
      </w:pPr>
      <w:r w:rsidRPr="006733CE">
        <w:rPr>
          <w:b/>
          <w:bCs/>
        </w:rPr>
        <w:t>Content-Type: text/html; charset=UTF-8</w:t>
      </w:r>
    </w:p>
    <w:p w14:paraId="4ADD9BD4" w14:textId="77777777" w:rsidR="006733CE" w:rsidRPr="006733CE" w:rsidRDefault="006733CE" w:rsidP="006733CE">
      <w:pPr>
        <w:rPr>
          <w:b/>
          <w:bCs/>
        </w:rPr>
      </w:pPr>
      <w:r w:rsidRPr="006733CE">
        <w:rPr>
          <w:b/>
          <w:bCs/>
        </w:rPr>
        <w:t>Set-Cookie: PREF=ID=0edd21a16f0db219:FF=0:TM=1324644706:LM=1324644706:S=z6hDC9cZfGEowv_o; expires=Sun, 22-Dec-2013 12:51:46 GMT; path=/; domain=.google.com</w:t>
      </w:r>
    </w:p>
    <w:p w14:paraId="32AFEB3C" w14:textId="77777777" w:rsidR="006733CE" w:rsidRPr="006733CE" w:rsidRDefault="006733CE" w:rsidP="006733CE">
      <w:pPr>
        <w:rPr>
          <w:b/>
          <w:bCs/>
        </w:rPr>
      </w:pPr>
      <w:r w:rsidRPr="006733CE">
        <w:rPr>
          <w:b/>
          <w:bCs/>
        </w:rPr>
        <w:t>Date: Fri, 23 Dec 2011 12:51:46 GMT</w:t>
      </w:r>
    </w:p>
    <w:p w14:paraId="21E020C2" w14:textId="77777777" w:rsidR="006733CE" w:rsidRPr="006733CE" w:rsidRDefault="006733CE" w:rsidP="006733CE">
      <w:pPr>
        <w:rPr>
          <w:b/>
          <w:bCs/>
        </w:rPr>
      </w:pPr>
      <w:r w:rsidRPr="006733CE">
        <w:rPr>
          <w:b/>
          <w:bCs/>
        </w:rPr>
        <w:t>Server: gws</w:t>
      </w:r>
    </w:p>
    <w:p w14:paraId="2E5582A7" w14:textId="77777777" w:rsidR="006733CE" w:rsidRPr="006733CE" w:rsidRDefault="006733CE" w:rsidP="006733CE">
      <w:pPr>
        <w:rPr>
          <w:b/>
          <w:bCs/>
        </w:rPr>
      </w:pPr>
      <w:r w:rsidRPr="006733CE">
        <w:rPr>
          <w:b/>
          <w:bCs/>
        </w:rPr>
        <w:lastRenderedPageBreak/>
        <w:t>Content-Length: 221</w:t>
      </w:r>
    </w:p>
    <w:p w14:paraId="218201C8" w14:textId="77777777" w:rsidR="006733CE" w:rsidRPr="006733CE" w:rsidRDefault="006733CE" w:rsidP="006733CE">
      <w:pPr>
        <w:rPr>
          <w:b/>
          <w:bCs/>
        </w:rPr>
      </w:pPr>
      <w:r w:rsidRPr="006733CE">
        <w:rPr>
          <w:b/>
          <w:bCs/>
        </w:rPr>
        <w:t>X-XSS-Protection: 1; mode=block</w:t>
      </w:r>
    </w:p>
    <w:p w14:paraId="138B2994" w14:textId="77777777" w:rsidR="006733CE" w:rsidRPr="006733CE" w:rsidRDefault="006733CE" w:rsidP="006733CE">
      <w:pPr>
        <w:rPr>
          <w:b/>
          <w:bCs/>
        </w:rPr>
      </w:pPr>
      <w:r w:rsidRPr="006733CE">
        <w:rPr>
          <w:b/>
          <w:bCs/>
        </w:rPr>
        <w:t>X-Frame-Options: SAMEORIGIN</w:t>
      </w:r>
    </w:p>
    <w:p w14:paraId="5CC6D706" w14:textId="77777777" w:rsidR="006733CE" w:rsidRPr="006733CE" w:rsidRDefault="006733CE" w:rsidP="006733CE">
      <w:pPr>
        <w:rPr>
          <w:b/>
          <w:bCs/>
        </w:rPr>
      </w:pPr>
    </w:p>
    <w:p w14:paraId="5333ED3A" w14:textId="77777777" w:rsidR="006733CE" w:rsidRPr="006733CE" w:rsidRDefault="006733CE" w:rsidP="006733CE">
      <w:pPr>
        <w:rPr>
          <w:b/>
          <w:bCs/>
        </w:rPr>
      </w:pPr>
      <w:r w:rsidRPr="006733CE">
        <w:rPr>
          <w:b/>
          <w:bCs/>
        </w:rPr>
        <w:t>&lt;HTML&gt;&lt;HEAD&gt;&lt;meta http-equiv="content-type" content="text/html;charset=utf-8"&gt;</w:t>
      </w:r>
    </w:p>
    <w:p w14:paraId="0A20A111" w14:textId="77777777" w:rsidR="006733CE" w:rsidRPr="006733CE" w:rsidRDefault="006733CE" w:rsidP="006733CE">
      <w:pPr>
        <w:rPr>
          <w:b/>
          <w:bCs/>
        </w:rPr>
      </w:pPr>
      <w:r w:rsidRPr="006733CE">
        <w:rPr>
          <w:b/>
          <w:bCs/>
        </w:rPr>
        <w:t>&lt;TITLE&gt;302 Moved&lt;/TITLE&gt;&lt;/HEAD&gt;&lt;BODY&gt;</w:t>
      </w:r>
    </w:p>
    <w:p w14:paraId="20CFB83C" w14:textId="77777777" w:rsidR="006733CE" w:rsidRPr="006733CE" w:rsidRDefault="006733CE" w:rsidP="006733CE">
      <w:pPr>
        <w:rPr>
          <w:b/>
          <w:bCs/>
        </w:rPr>
      </w:pPr>
      <w:r w:rsidRPr="006733CE">
        <w:rPr>
          <w:b/>
          <w:bCs/>
        </w:rPr>
        <w:t>&lt;H1&gt;302 Moved&lt;/H1&gt;</w:t>
      </w:r>
    </w:p>
    <w:p w14:paraId="5BDB8BF8" w14:textId="77777777" w:rsidR="006733CE" w:rsidRPr="006733CE" w:rsidRDefault="006733CE" w:rsidP="006733CE">
      <w:pPr>
        <w:rPr>
          <w:b/>
          <w:bCs/>
        </w:rPr>
      </w:pPr>
      <w:r w:rsidRPr="006733CE">
        <w:rPr>
          <w:b/>
          <w:bCs/>
        </w:rPr>
        <w:t>The document has moved</w:t>
      </w:r>
    </w:p>
    <w:p w14:paraId="10958F73" w14:textId="77777777" w:rsidR="006733CE" w:rsidRPr="006733CE" w:rsidRDefault="006733CE" w:rsidP="006733CE">
      <w:pPr>
        <w:rPr>
          <w:b/>
          <w:bCs/>
        </w:rPr>
      </w:pPr>
      <w:r w:rsidRPr="006733CE">
        <w:rPr>
          <w:b/>
          <w:bCs/>
        </w:rPr>
        <w:t>&lt;A HREF="http://www.google.co.in/"&gt;here&lt;/A&gt;.</w:t>
      </w:r>
    </w:p>
    <w:p w14:paraId="54ACE6E6" w14:textId="77777777" w:rsidR="006733CE" w:rsidRPr="006733CE" w:rsidRDefault="006733CE" w:rsidP="006733CE">
      <w:pPr>
        <w:rPr>
          <w:b/>
          <w:bCs/>
        </w:rPr>
      </w:pPr>
      <w:r w:rsidRPr="006733CE">
        <w:rPr>
          <w:b/>
          <w:bCs/>
        </w:rPr>
        <w:t>&lt;/BODY&gt;&lt;/HTML&gt;</w:t>
      </w:r>
    </w:p>
    <w:p w14:paraId="0822E145" w14:textId="77777777" w:rsidR="006733CE" w:rsidRPr="006733CE" w:rsidRDefault="006733CE" w:rsidP="006733CE">
      <w:r w:rsidRPr="006733CE">
        <w:t>We can see what reply was send by the server. It looks something like Html, well IT IS html. Google.com replied with the content of the page we requested. Quite simple!</w:t>
      </w:r>
    </w:p>
    <w:p w14:paraId="0F557A2C" w14:textId="77777777" w:rsidR="006733CE" w:rsidRPr="006733CE" w:rsidRDefault="006733CE" w:rsidP="006733CE">
      <w:r w:rsidRPr="006733CE">
        <w:rPr>
          <w:b/>
          <w:bCs/>
        </w:rPr>
        <w:t>Note</w:t>
      </w:r>
    </w:p>
    <w:p w14:paraId="5D3CACF8" w14:textId="77777777" w:rsidR="006733CE" w:rsidRPr="006733CE" w:rsidRDefault="006733CE" w:rsidP="006733CE">
      <w:r w:rsidRPr="006733CE">
        <w:t>When receiving data on a socket , we are basically reading the data on the socket. This is similar to reading data from a file. So we can also use the </w:t>
      </w:r>
      <w:r w:rsidRPr="006733CE">
        <w:rPr>
          <w:b/>
          <w:bCs/>
        </w:rPr>
        <w:t>read</w:t>
      </w:r>
      <w:r w:rsidRPr="006733CE">
        <w:t> function to read data on a socket. For example :</w:t>
      </w:r>
    </w:p>
    <w:p w14:paraId="7BC48EC4" w14:textId="77777777" w:rsidR="006733CE" w:rsidRPr="006733CE" w:rsidRDefault="006733CE" w:rsidP="006733CE">
      <w:pPr>
        <w:rPr>
          <w:b/>
          <w:bCs/>
        </w:rPr>
      </w:pPr>
      <w:r w:rsidRPr="006733CE">
        <w:rPr>
          <w:b/>
          <w:bCs/>
        </w:rPr>
        <w:t>read(socket_desc, server_reply , 2000);</w:t>
      </w:r>
    </w:p>
    <w:p w14:paraId="3EA5EBE4" w14:textId="77777777" w:rsidR="006733CE" w:rsidRPr="006733CE" w:rsidRDefault="006733CE" w:rsidP="006733CE">
      <w:r w:rsidRPr="006733CE">
        <w:t>Now that we have received our reply, its time to close the socket.</w:t>
      </w:r>
    </w:p>
    <w:p w14:paraId="7E5758E0" w14:textId="77777777" w:rsidR="006733CE" w:rsidRPr="006733CE" w:rsidRDefault="006733CE" w:rsidP="006733CE">
      <w:pPr>
        <w:rPr>
          <w:b/>
          <w:bCs/>
        </w:rPr>
      </w:pPr>
      <w:r w:rsidRPr="006733CE">
        <w:rPr>
          <w:b/>
          <w:bCs/>
        </w:rPr>
        <w:t>5. Close socket</w:t>
      </w:r>
    </w:p>
    <w:p w14:paraId="77F97B6A" w14:textId="77777777" w:rsidR="006733CE" w:rsidRPr="006733CE" w:rsidRDefault="006733CE" w:rsidP="006733CE">
      <w:r w:rsidRPr="006733CE">
        <w:t>Function </w:t>
      </w:r>
      <w:r w:rsidRPr="006733CE">
        <w:rPr>
          <w:b/>
          <w:bCs/>
        </w:rPr>
        <w:t>close</w:t>
      </w:r>
      <w:r w:rsidRPr="006733CE">
        <w:t> is used to close the socket. Need to include the unistd.h header file for this.</w:t>
      </w:r>
    </w:p>
    <w:p w14:paraId="39007D08" w14:textId="77777777" w:rsidR="006733CE" w:rsidRPr="006733CE" w:rsidRDefault="006733CE" w:rsidP="006733CE">
      <w:pPr>
        <w:rPr>
          <w:b/>
          <w:bCs/>
        </w:rPr>
      </w:pPr>
      <w:r w:rsidRPr="006733CE">
        <w:rPr>
          <w:b/>
          <w:bCs/>
        </w:rPr>
        <w:t>close(socket_desc);</w:t>
      </w:r>
    </w:p>
    <w:p w14:paraId="62C9688E" w14:textId="77777777" w:rsidR="006733CE" w:rsidRPr="006733CE" w:rsidRDefault="006733CE" w:rsidP="006733CE">
      <w:r w:rsidRPr="006733CE">
        <w:t>Thats it.</w:t>
      </w:r>
    </w:p>
    <w:p w14:paraId="63BD08D1" w14:textId="77777777" w:rsidR="006733CE" w:rsidRPr="006733CE" w:rsidRDefault="006733CE" w:rsidP="006733CE">
      <w:pPr>
        <w:rPr>
          <w:ins w:id="0" w:author="Unknown"/>
        </w:rPr>
      </w:pPr>
      <w:ins w:id="1" w:author="Unknown">
        <w:r w:rsidRPr="006733CE">
          <w:rPr>
            <w:b/>
            <w:bCs/>
          </w:rPr>
          <w:t>Discover more</w:t>
        </w:r>
      </w:ins>
    </w:p>
    <w:p w14:paraId="66083614" w14:textId="77777777" w:rsidR="006733CE" w:rsidRPr="006733CE" w:rsidRDefault="006733CE" w:rsidP="006733CE">
      <w:pPr>
        <w:rPr>
          <w:ins w:id="2" w:author="Unknown"/>
        </w:rPr>
      </w:pPr>
      <w:ins w:id="3" w:author="Unknown">
        <w:r w:rsidRPr="006733CE">
          <w:t>Computer Servers</w:t>
        </w:r>
      </w:ins>
    </w:p>
    <w:p w14:paraId="640F9CA4" w14:textId="77777777" w:rsidR="006733CE" w:rsidRPr="006733CE" w:rsidRDefault="006733CE" w:rsidP="006733CE">
      <w:pPr>
        <w:rPr>
          <w:ins w:id="4" w:author="Unknown"/>
        </w:rPr>
      </w:pPr>
      <w:ins w:id="5" w:author="Unknown">
        <w:r w:rsidRPr="006733CE">
          <w:t>Programming</w:t>
        </w:r>
      </w:ins>
    </w:p>
    <w:p w14:paraId="45F937B0" w14:textId="77777777" w:rsidR="006733CE" w:rsidRPr="006733CE" w:rsidRDefault="006733CE" w:rsidP="006733CE">
      <w:pPr>
        <w:rPr>
          <w:ins w:id="6" w:author="Unknown"/>
        </w:rPr>
      </w:pPr>
      <w:ins w:id="7" w:author="Unknown">
        <w:r w:rsidRPr="006733CE">
          <w:t>Linux &amp; Unix</w:t>
        </w:r>
      </w:ins>
    </w:p>
    <w:p w14:paraId="04DA3B4D" w14:textId="77777777" w:rsidR="006733CE" w:rsidRPr="006733CE" w:rsidRDefault="006733CE" w:rsidP="006733CE">
      <w:pPr>
        <w:rPr>
          <w:b/>
          <w:bCs/>
        </w:rPr>
      </w:pPr>
      <w:r w:rsidRPr="006733CE">
        <w:rPr>
          <w:b/>
          <w:bCs/>
        </w:rPr>
        <w:t>6. Summary</w:t>
      </w:r>
    </w:p>
    <w:p w14:paraId="43219CB7" w14:textId="77777777" w:rsidR="006733CE" w:rsidRPr="006733CE" w:rsidRDefault="006733CE" w:rsidP="006733CE">
      <w:r w:rsidRPr="006733CE">
        <w:lastRenderedPageBreak/>
        <w:t>So in the above example we learned how to</w:t>
      </w:r>
    </w:p>
    <w:p w14:paraId="7B85E49B" w14:textId="77777777" w:rsidR="006733CE" w:rsidRPr="006733CE" w:rsidRDefault="006733CE" w:rsidP="006733CE">
      <w:pPr>
        <w:rPr>
          <w:b/>
          <w:bCs/>
        </w:rPr>
      </w:pPr>
      <w:r w:rsidRPr="006733CE">
        <w:rPr>
          <w:b/>
          <w:bCs/>
        </w:rPr>
        <w:t>1. Create a socket 2. Connect to remote server 3. Send some data 4. Receive a reply</w:t>
      </w:r>
    </w:p>
    <w:p w14:paraId="5A9FFD20" w14:textId="77777777" w:rsidR="006733CE" w:rsidRPr="006733CE" w:rsidRDefault="006733CE" w:rsidP="006733CE">
      <w:r w:rsidRPr="006733CE">
        <w:t>Your web browser also does the same thing when you open www.google.com</w:t>
      </w:r>
      <w:r w:rsidRPr="006733CE">
        <w:br/>
        <w:t>This kind of socket activity represents a </w:t>
      </w:r>
      <w:r w:rsidRPr="006733CE">
        <w:rPr>
          <w:b/>
          <w:bCs/>
        </w:rPr>
        <w:t>socket client</w:t>
      </w:r>
      <w:r w:rsidRPr="006733CE">
        <w:t>. A client is an application that connects to a remote system to fetch or retrieve data.</w:t>
      </w:r>
    </w:p>
    <w:p w14:paraId="46BEA757" w14:textId="77777777" w:rsidR="006733CE" w:rsidRPr="006733CE" w:rsidRDefault="006733CE" w:rsidP="006733CE">
      <w:r w:rsidRPr="006733CE">
        <w:t>The other kind of socket application is called a </w:t>
      </w:r>
      <w:r w:rsidRPr="006733CE">
        <w:rPr>
          <w:b/>
          <w:bCs/>
        </w:rPr>
        <w:t>socket server</w:t>
      </w:r>
      <w:r w:rsidRPr="006733CE">
        <w:t>. A server is a system that uses sockets to receive incoming connections and provide them with data. It is just the opposite of Client. So www.google.com is a server and your web browser is a client. Or more technically www.google.com is a HTTP Server and your web browser is an HTTP client.</w:t>
      </w:r>
    </w:p>
    <w:p w14:paraId="1B2691F8" w14:textId="77777777" w:rsidR="006733CE" w:rsidRPr="006733CE" w:rsidRDefault="006733CE" w:rsidP="006733CE">
      <w:r w:rsidRPr="006733CE">
        <w:t>Now its time to do some server tasks using sockets. But before we move ahead there are a few side topics that should be covered just incase you need them.</w:t>
      </w:r>
    </w:p>
    <w:p w14:paraId="31BA9702" w14:textId="77777777" w:rsidR="006733CE" w:rsidRPr="006733CE" w:rsidRDefault="006733CE" w:rsidP="006733CE">
      <w:pPr>
        <w:rPr>
          <w:b/>
          <w:bCs/>
        </w:rPr>
      </w:pPr>
      <w:r w:rsidRPr="006733CE">
        <w:rPr>
          <w:b/>
          <w:bCs/>
        </w:rPr>
        <w:t>Get ip address of hostname</w:t>
      </w:r>
    </w:p>
    <w:p w14:paraId="5E3FFF3E" w14:textId="77777777" w:rsidR="006733CE" w:rsidRPr="006733CE" w:rsidRDefault="006733CE" w:rsidP="006733CE">
      <w:r w:rsidRPr="006733CE">
        <w:t>When connecting to a remote host , it is necessary to have its IP address. Function </w:t>
      </w:r>
      <w:r w:rsidRPr="006733CE">
        <w:rPr>
          <w:b/>
          <w:bCs/>
        </w:rPr>
        <w:t>gethostbyname</w:t>
      </w:r>
      <w:r w:rsidRPr="006733CE">
        <w:t> is used for this purpose. It takes the domain name as the parameter and returns a structure of type hostent. This structure has the ip information. It is present in </w:t>
      </w:r>
      <w:r w:rsidRPr="006733CE">
        <w:rPr>
          <w:b/>
          <w:bCs/>
        </w:rPr>
        <w:t>netdb.h</w:t>
      </w:r>
      <w:r w:rsidRPr="006733CE">
        <w:t>. Lets have a look at this structure</w:t>
      </w:r>
    </w:p>
    <w:p w14:paraId="582FCD5B" w14:textId="77777777" w:rsidR="006733CE" w:rsidRPr="006733CE" w:rsidRDefault="006733CE" w:rsidP="006733CE">
      <w:pPr>
        <w:rPr>
          <w:b/>
          <w:bCs/>
        </w:rPr>
      </w:pPr>
      <w:r w:rsidRPr="006733CE">
        <w:rPr>
          <w:b/>
          <w:bCs/>
        </w:rPr>
        <w:t>/* Description of data base entry for a single host.  */</w:t>
      </w:r>
    </w:p>
    <w:p w14:paraId="3CE6021D" w14:textId="77777777" w:rsidR="006733CE" w:rsidRPr="006733CE" w:rsidRDefault="006733CE" w:rsidP="006733CE">
      <w:pPr>
        <w:rPr>
          <w:b/>
          <w:bCs/>
        </w:rPr>
      </w:pPr>
      <w:r w:rsidRPr="006733CE">
        <w:rPr>
          <w:b/>
          <w:bCs/>
        </w:rPr>
        <w:t>struct hostent</w:t>
      </w:r>
    </w:p>
    <w:p w14:paraId="5EEBD525" w14:textId="77777777" w:rsidR="006733CE" w:rsidRPr="006733CE" w:rsidRDefault="006733CE" w:rsidP="006733CE">
      <w:pPr>
        <w:rPr>
          <w:b/>
          <w:bCs/>
        </w:rPr>
      </w:pPr>
      <w:r w:rsidRPr="006733CE">
        <w:rPr>
          <w:b/>
          <w:bCs/>
        </w:rPr>
        <w:t>{</w:t>
      </w:r>
    </w:p>
    <w:p w14:paraId="185CD8A4" w14:textId="77777777" w:rsidR="006733CE" w:rsidRPr="006733CE" w:rsidRDefault="006733CE" w:rsidP="006733CE">
      <w:pPr>
        <w:rPr>
          <w:b/>
          <w:bCs/>
        </w:rPr>
      </w:pPr>
      <w:r w:rsidRPr="006733CE">
        <w:rPr>
          <w:b/>
          <w:bCs/>
        </w:rPr>
        <w:t xml:space="preserve">  char *h_name;</w:t>
      </w:r>
      <w:r w:rsidRPr="006733CE">
        <w:rPr>
          <w:b/>
          <w:bCs/>
        </w:rPr>
        <w:tab/>
      </w:r>
      <w:r w:rsidRPr="006733CE">
        <w:rPr>
          <w:b/>
          <w:bCs/>
        </w:rPr>
        <w:tab/>
      </w:r>
      <w:r w:rsidRPr="006733CE">
        <w:rPr>
          <w:b/>
          <w:bCs/>
        </w:rPr>
        <w:tab/>
        <w:t>/* Official name of host.  */</w:t>
      </w:r>
    </w:p>
    <w:p w14:paraId="3CEFCA25" w14:textId="77777777" w:rsidR="006733CE" w:rsidRPr="006733CE" w:rsidRDefault="006733CE" w:rsidP="006733CE">
      <w:pPr>
        <w:rPr>
          <w:b/>
          <w:bCs/>
        </w:rPr>
      </w:pPr>
      <w:r w:rsidRPr="006733CE">
        <w:rPr>
          <w:b/>
          <w:bCs/>
        </w:rPr>
        <w:t xml:space="preserve">  char **h_aliases;</w:t>
      </w:r>
      <w:r w:rsidRPr="006733CE">
        <w:rPr>
          <w:b/>
          <w:bCs/>
        </w:rPr>
        <w:tab/>
      </w:r>
      <w:r w:rsidRPr="006733CE">
        <w:rPr>
          <w:b/>
          <w:bCs/>
        </w:rPr>
        <w:tab/>
        <w:t>/* Alias list.  */</w:t>
      </w:r>
    </w:p>
    <w:p w14:paraId="562ABA9E" w14:textId="77777777" w:rsidR="006733CE" w:rsidRPr="006733CE" w:rsidRDefault="006733CE" w:rsidP="006733CE">
      <w:pPr>
        <w:rPr>
          <w:b/>
          <w:bCs/>
        </w:rPr>
      </w:pPr>
      <w:r w:rsidRPr="006733CE">
        <w:rPr>
          <w:b/>
          <w:bCs/>
        </w:rPr>
        <w:t xml:space="preserve">  int h_addrtype;</w:t>
      </w:r>
      <w:r w:rsidRPr="006733CE">
        <w:rPr>
          <w:b/>
          <w:bCs/>
        </w:rPr>
        <w:tab/>
      </w:r>
      <w:r w:rsidRPr="006733CE">
        <w:rPr>
          <w:b/>
          <w:bCs/>
        </w:rPr>
        <w:tab/>
        <w:t>/* Host address type.  */</w:t>
      </w:r>
    </w:p>
    <w:p w14:paraId="40461CAF" w14:textId="77777777" w:rsidR="006733CE" w:rsidRPr="006733CE" w:rsidRDefault="006733CE" w:rsidP="006733CE">
      <w:pPr>
        <w:rPr>
          <w:b/>
          <w:bCs/>
        </w:rPr>
      </w:pPr>
      <w:r w:rsidRPr="006733CE">
        <w:rPr>
          <w:b/>
          <w:bCs/>
        </w:rPr>
        <w:t xml:space="preserve">  int h_length;</w:t>
      </w:r>
      <w:r w:rsidRPr="006733CE">
        <w:rPr>
          <w:b/>
          <w:bCs/>
        </w:rPr>
        <w:tab/>
      </w:r>
      <w:r w:rsidRPr="006733CE">
        <w:rPr>
          <w:b/>
          <w:bCs/>
        </w:rPr>
        <w:tab/>
      </w:r>
      <w:r w:rsidRPr="006733CE">
        <w:rPr>
          <w:b/>
          <w:bCs/>
        </w:rPr>
        <w:tab/>
        <w:t>/* Length of address.  */</w:t>
      </w:r>
    </w:p>
    <w:p w14:paraId="5CC744E2" w14:textId="77777777" w:rsidR="006733CE" w:rsidRPr="006733CE" w:rsidRDefault="006733CE" w:rsidP="006733CE">
      <w:pPr>
        <w:rPr>
          <w:b/>
          <w:bCs/>
        </w:rPr>
      </w:pPr>
      <w:r w:rsidRPr="006733CE">
        <w:rPr>
          <w:b/>
          <w:bCs/>
        </w:rPr>
        <w:t xml:space="preserve">  char **h_addr_list;</w:t>
      </w:r>
      <w:r w:rsidRPr="006733CE">
        <w:rPr>
          <w:b/>
          <w:bCs/>
        </w:rPr>
        <w:tab/>
      </w:r>
      <w:r w:rsidRPr="006733CE">
        <w:rPr>
          <w:b/>
          <w:bCs/>
        </w:rPr>
        <w:tab/>
        <w:t>/* List of addresses from name server.  */</w:t>
      </w:r>
    </w:p>
    <w:p w14:paraId="63AA6DBD" w14:textId="77777777" w:rsidR="006733CE" w:rsidRPr="006733CE" w:rsidRDefault="006733CE" w:rsidP="006733CE">
      <w:pPr>
        <w:rPr>
          <w:b/>
          <w:bCs/>
        </w:rPr>
      </w:pPr>
      <w:r w:rsidRPr="006733CE">
        <w:rPr>
          <w:b/>
          <w:bCs/>
        </w:rPr>
        <w:t>};</w:t>
      </w:r>
    </w:p>
    <w:p w14:paraId="1C40CB1F" w14:textId="77777777" w:rsidR="006733CE" w:rsidRPr="006733CE" w:rsidRDefault="006733CE" w:rsidP="006733CE">
      <w:r w:rsidRPr="006733CE">
        <w:t>The </w:t>
      </w:r>
      <w:r w:rsidRPr="006733CE">
        <w:rPr>
          <w:b/>
          <w:bCs/>
        </w:rPr>
        <w:t>h_addr_list</w:t>
      </w:r>
      <w:r w:rsidRPr="006733CE">
        <w:t> has the IP addresses. So now lets have some code to use them.</w:t>
      </w:r>
    </w:p>
    <w:p w14:paraId="7CBD2778" w14:textId="77777777" w:rsidR="006733CE" w:rsidRPr="006733CE" w:rsidRDefault="006733CE" w:rsidP="006733CE">
      <w:pPr>
        <w:rPr>
          <w:b/>
          <w:bCs/>
        </w:rPr>
      </w:pPr>
      <w:r w:rsidRPr="006733CE">
        <w:rPr>
          <w:b/>
          <w:bCs/>
        </w:rPr>
        <w:t>#include&lt;stdio.h&gt; //printf</w:t>
      </w:r>
    </w:p>
    <w:p w14:paraId="7FA0242C" w14:textId="77777777" w:rsidR="006733CE" w:rsidRPr="006733CE" w:rsidRDefault="006733CE" w:rsidP="006733CE">
      <w:pPr>
        <w:rPr>
          <w:b/>
          <w:bCs/>
        </w:rPr>
      </w:pPr>
      <w:r w:rsidRPr="006733CE">
        <w:rPr>
          <w:b/>
          <w:bCs/>
        </w:rPr>
        <w:t>#include&lt;string.h&gt; //strcpy</w:t>
      </w:r>
    </w:p>
    <w:p w14:paraId="3D98964F" w14:textId="77777777" w:rsidR="006733CE" w:rsidRPr="006733CE" w:rsidRDefault="006733CE" w:rsidP="006733CE">
      <w:pPr>
        <w:rPr>
          <w:b/>
          <w:bCs/>
        </w:rPr>
      </w:pPr>
      <w:r w:rsidRPr="006733CE">
        <w:rPr>
          <w:b/>
          <w:bCs/>
        </w:rPr>
        <w:lastRenderedPageBreak/>
        <w:t>#include&lt;sys/socket.h&gt;</w:t>
      </w:r>
    </w:p>
    <w:p w14:paraId="21CB24F3" w14:textId="77777777" w:rsidR="006733CE" w:rsidRPr="006733CE" w:rsidRDefault="006733CE" w:rsidP="006733CE">
      <w:pPr>
        <w:rPr>
          <w:b/>
          <w:bCs/>
        </w:rPr>
      </w:pPr>
      <w:r w:rsidRPr="006733CE">
        <w:rPr>
          <w:b/>
          <w:bCs/>
        </w:rPr>
        <w:t>#include&lt;netdb.h&gt;</w:t>
      </w:r>
      <w:r w:rsidRPr="006733CE">
        <w:rPr>
          <w:b/>
          <w:bCs/>
        </w:rPr>
        <w:tab/>
        <w:t>//hostent</w:t>
      </w:r>
    </w:p>
    <w:p w14:paraId="0955465D" w14:textId="77777777" w:rsidR="006733CE" w:rsidRPr="006733CE" w:rsidRDefault="006733CE" w:rsidP="006733CE">
      <w:pPr>
        <w:rPr>
          <w:b/>
          <w:bCs/>
        </w:rPr>
      </w:pPr>
      <w:r w:rsidRPr="006733CE">
        <w:rPr>
          <w:b/>
          <w:bCs/>
        </w:rPr>
        <w:t>#include&lt;arpa/inet.h&gt;</w:t>
      </w:r>
    </w:p>
    <w:p w14:paraId="27790739" w14:textId="77777777" w:rsidR="006733CE" w:rsidRPr="006733CE" w:rsidRDefault="006733CE" w:rsidP="006733CE">
      <w:pPr>
        <w:rPr>
          <w:b/>
          <w:bCs/>
        </w:rPr>
      </w:pPr>
    </w:p>
    <w:p w14:paraId="6916DA57" w14:textId="77777777" w:rsidR="006733CE" w:rsidRPr="006733CE" w:rsidRDefault="006733CE" w:rsidP="006733CE">
      <w:pPr>
        <w:rPr>
          <w:b/>
          <w:bCs/>
        </w:rPr>
      </w:pPr>
      <w:r w:rsidRPr="006733CE">
        <w:rPr>
          <w:b/>
          <w:bCs/>
        </w:rPr>
        <w:t>int main(int argc , char *argv[])</w:t>
      </w:r>
    </w:p>
    <w:p w14:paraId="2CC32422" w14:textId="77777777" w:rsidR="006733CE" w:rsidRPr="006733CE" w:rsidRDefault="006733CE" w:rsidP="006733CE">
      <w:pPr>
        <w:rPr>
          <w:b/>
          <w:bCs/>
        </w:rPr>
      </w:pPr>
      <w:r w:rsidRPr="006733CE">
        <w:rPr>
          <w:b/>
          <w:bCs/>
        </w:rPr>
        <w:t>{</w:t>
      </w:r>
    </w:p>
    <w:p w14:paraId="554DEEBD" w14:textId="77777777" w:rsidR="006733CE" w:rsidRPr="006733CE" w:rsidRDefault="006733CE" w:rsidP="006733CE">
      <w:pPr>
        <w:rPr>
          <w:b/>
          <w:bCs/>
        </w:rPr>
      </w:pPr>
      <w:r w:rsidRPr="006733CE">
        <w:rPr>
          <w:b/>
          <w:bCs/>
        </w:rPr>
        <w:tab/>
        <w:t>char *hostname = "www.google.com";</w:t>
      </w:r>
    </w:p>
    <w:p w14:paraId="29CC9FF4" w14:textId="77777777" w:rsidR="006733CE" w:rsidRPr="006733CE" w:rsidRDefault="006733CE" w:rsidP="006733CE">
      <w:pPr>
        <w:rPr>
          <w:b/>
          <w:bCs/>
        </w:rPr>
      </w:pPr>
      <w:r w:rsidRPr="006733CE">
        <w:rPr>
          <w:b/>
          <w:bCs/>
        </w:rPr>
        <w:tab/>
        <w:t>char ip[100];</w:t>
      </w:r>
    </w:p>
    <w:p w14:paraId="2A211E92" w14:textId="77777777" w:rsidR="006733CE" w:rsidRPr="006733CE" w:rsidRDefault="006733CE" w:rsidP="006733CE">
      <w:pPr>
        <w:rPr>
          <w:b/>
          <w:bCs/>
        </w:rPr>
      </w:pPr>
      <w:r w:rsidRPr="006733CE">
        <w:rPr>
          <w:b/>
          <w:bCs/>
        </w:rPr>
        <w:tab/>
        <w:t>struct hostent *he;</w:t>
      </w:r>
    </w:p>
    <w:p w14:paraId="539E9317" w14:textId="77777777" w:rsidR="006733CE" w:rsidRPr="006733CE" w:rsidRDefault="006733CE" w:rsidP="006733CE">
      <w:pPr>
        <w:rPr>
          <w:b/>
          <w:bCs/>
        </w:rPr>
      </w:pPr>
      <w:r w:rsidRPr="006733CE">
        <w:rPr>
          <w:b/>
          <w:bCs/>
        </w:rPr>
        <w:tab/>
        <w:t>struct in_addr **addr_list;</w:t>
      </w:r>
    </w:p>
    <w:p w14:paraId="057DC136" w14:textId="77777777" w:rsidR="006733CE" w:rsidRPr="006733CE" w:rsidRDefault="006733CE" w:rsidP="006733CE">
      <w:pPr>
        <w:rPr>
          <w:b/>
          <w:bCs/>
        </w:rPr>
      </w:pPr>
      <w:r w:rsidRPr="006733CE">
        <w:rPr>
          <w:b/>
          <w:bCs/>
        </w:rPr>
        <w:tab/>
        <w:t>int i;</w:t>
      </w:r>
    </w:p>
    <w:p w14:paraId="4469DEA7" w14:textId="77777777" w:rsidR="006733CE" w:rsidRPr="006733CE" w:rsidRDefault="006733CE" w:rsidP="006733CE">
      <w:pPr>
        <w:rPr>
          <w:b/>
          <w:bCs/>
        </w:rPr>
      </w:pPr>
      <w:r w:rsidRPr="006733CE">
        <w:rPr>
          <w:b/>
          <w:bCs/>
        </w:rPr>
        <w:tab/>
      </w:r>
      <w:r w:rsidRPr="006733CE">
        <w:rPr>
          <w:b/>
          <w:bCs/>
        </w:rPr>
        <w:tab/>
      </w:r>
    </w:p>
    <w:p w14:paraId="2C8F82B0" w14:textId="77777777" w:rsidR="006733CE" w:rsidRPr="006733CE" w:rsidRDefault="006733CE" w:rsidP="006733CE">
      <w:pPr>
        <w:rPr>
          <w:b/>
          <w:bCs/>
        </w:rPr>
      </w:pPr>
      <w:r w:rsidRPr="006733CE">
        <w:rPr>
          <w:b/>
          <w:bCs/>
        </w:rPr>
        <w:tab/>
        <w:t xml:space="preserve">if ( (he = gethostbyname( hostname ) ) == NULL) </w:t>
      </w:r>
    </w:p>
    <w:p w14:paraId="1895617F" w14:textId="77777777" w:rsidR="006733CE" w:rsidRPr="006733CE" w:rsidRDefault="006733CE" w:rsidP="006733CE">
      <w:pPr>
        <w:rPr>
          <w:b/>
          <w:bCs/>
        </w:rPr>
      </w:pPr>
      <w:r w:rsidRPr="006733CE">
        <w:rPr>
          <w:b/>
          <w:bCs/>
        </w:rPr>
        <w:tab/>
        <w:t>{</w:t>
      </w:r>
    </w:p>
    <w:p w14:paraId="35CA0A85" w14:textId="77777777" w:rsidR="006733CE" w:rsidRPr="006733CE" w:rsidRDefault="006733CE" w:rsidP="006733CE">
      <w:pPr>
        <w:rPr>
          <w:b/>
          <w:bCs/>
        </w:rPr>
      </w:pPr>
      <w:r w:rsidRPr="006733CE">
        <w:rPr>
          <w:b/>
          <w:bCs/>
        </w:rPr>
        <w:tab/>
      </w:r>
      <w:r w:rsidRPr="006733CE">
        <w:rPr>
          <w:b/>
          <w:bCs/>
        </w:rPr>
        <w:tab/>
        <w:t>//gethostbyname failed</w:t>
      </w:r>
    </w:p>
    <w:p w14:paraId="230271CD" w14:textId="77777777" w:rsidR="006733CE" w:rsidRPr="006733CE" w:rsidRDefault="006733CE" w:rsidP="006733CE">
      <w:pPr>
        <w:rPr>
          <w:b/>
          <w:bCs/>
        </w:rPr>
      </w:pPr>
      <w:r w:rsidRPr="006733CE">
        <w:rPr>
          <w:b/>
          <w:bCs/>
        </w:rPr>
        <w:tab/>
      </w:r>
      <w:r w:rsidRPr="006733CE">
        <w:rPr>
          <w:b/>
          <w:bCs/>
        </w:rPr>
        <w:tab/>
        <w:t>herror("gethostbyname");</w:t>
      </w:r>
    </w:p>
    <w:p w14:paraId="2FD48503" w14:textId="77777777" w:rsidR="006733CE" w:rsidRPr="006733CE" w:rsidRDefault="006733CE" w:rsidP="006733CE">
      <w:pPr>
        <w:rPr>
          <w:b/>
          <w:bCs/>
        </w:rPr>
      </w:pPr>
      <w:r w:rsidRPr="006733CE">
        <w:rPr>
          <w:b/>
          <w:bCs/>
        </w:rPr>
        <w:tab/>
      </w:r>
      <w:r w:rsidRPr="006733CE">
        <w:rPr>
          <w:b/>
          <w:bCs/>
        </w:rPr>
        <w:tab/>
        <w:t>return 1;</w:t>
      </w:r>
    </w:p>
    <w:p w14:paraId="06FF9F22" w14:textId="77777777" w:rsidR="006733CE" w:rsidRPr="006733CE" w:rsidRDefault="006733CE" w:rsidP="006733CE">
      <w:pPr>
        <w:rPr>
          <w:b/>
          <w:bCs/>
        </w:rPr>
      </w:pPr>
      <w:r w:rsidRPr="006733CE">
        <w:rPr>
          <w:b/>
          <w:bCs/>
        </w:rPr>
        <w:tab/>
        <w:t>}</w:t>
      </w:r>
    </w:p>
    <w:p w14:paraId="17888311" w14:textId="77777777" w:rsidR="006733CE" w:rsidRPr="006733CE" w:rsidRDefault="006733CE" w:rsidP="006733CE">
      <w:pPr>
        <w:rPr>
          <w:b/>
          <w:bCs/>
        </w:rPr>
      </w:pPr>
      <w:r w:rsidRPr="006733CE">
        <w:rPr>
          <w:b/>
          <w:bCs/>
        </w:rPr>
        <w:tab/>
      </w:r>
    </w:p>
    <w:p w14:paraId="6B18E0FD" w14:textId="77777777" w:rsidR="006733CE" w:rsidRPr="006733CE" w:rsidRDefault="006733CE" w:rsidP="006733CE">
      <w:pPr>
        <w:rPr>
          <w:b/>
          <w:bCs/>
        </w:rPr>
      </w:pPr>
      <w:r w:rsidRPr="006733CE">
        <w:rPr>
          <w:b/>
          <w:bCs/>
        </w:rPr>
        <w:tab/>
        <w:t>//Cast the h_addr_list to in_addr , since h_addr_list also has the ip address in long format only</w:t>
      </w:r>
    </w:p>
    <w:p w14:paraId="347C447E" w14:textId="77777777" w:rsidR="006733CE" w:rsidRPr="006733CE" w:rsidRDefault="006733CE" w:rsidP="006733CE">
      <w:pPr>
        <w:rPr>
          <w:b/>
          <w:bCs/>
        </w:rPr>
      </w:pPr>
      <w:r w:rsidRPr="006733CE">
        <w:rPr>
          <w:b/>
          <w:bCs/>
        </w:rPr>
        <w:tab/>
        <w:t>addr_list = (struct in_addr **) he-&gt;h_addr_list;</w:t>
      </w:r>
    </w:p>
    <w:p w14:paraId="1E5C75E9" w14:textId="77777777" w:rsidR="006733CE" w:rsidRPr="006733CE" w:rsidRDefault="006733CE" w:rsidP="006733CE">
      <w:pPr>
        <w:rPr>
          <w:b/>
          <w:bCs/>
        </w:rPr>
      </w:pPr>
      <w:r w:rsidRPr="006733CE">
        <w:rPr>
          <w:b/>
          <w:bCs/>
        </w:rPr>
        <w:tab/>
      </w:r>
    </w:p>
    <w:p w14:paraId="5C2420D8" w14:textId="77777777" w:rsidR="006733CE" w:rsidRPr="006733CE" w:rsidRDefault="006733CE" w:rsidP="006733CE">
      <w:pPr>
        <w:rPr>
          <w:b/>
          <w:bCs/>
        </w:rPr>
      </w:pPr>
      <w:r w:rsidRPr="006733CE">
        <w:rPr>
          <w:b/>
          <w:bCs/>
        </w:rPr>
        <w:tab/>
        <w:t xml:space="preserve">for(i = 0; addr_list[i] != NULL; i++) </w:t>
      </w:r>
    </w:p>
    <w:p w14:paraId="710CD6F5" w14:textId="77777777" w:rsidR="006733CE" w:rsidRPr="006733CE" w:rsidRDefault="006733CE" w:rsidP="006733CE">
      <w:pPr>
        <w:rPr>
          <w:b/>
          <w:bCs/>
        </w:rPr>
      </w:pPr>
      <w:r w:rsidRPr="006733CE">
        <w:rPr>
          <w:b/>
          <w:bCs/>
        </w:rPr>
        <w:tab/>
        <w:t>{</w:t>
      </w:r>
    </w:p>
    <w:p w14:paraId="149F62B4" w14:textId="77777777" w:rsidR="006733CE" w:rsidRPr="006733CE" w:rsidRDefault="006733CE" w:rsidP="006733CE">
      <w:pPr>
        <w:rPr>
          <w:b/>
          <w:bCs/>
        </w:rPr>
      </w:pPr>
      <w:r w:rsidRPr="006733CE">
        <w:rPr>
          <w:b/>
          <w:bCs/>
        </w:rPr>
        <w:tab/>
      </w:r>
      <w:r w:rsidRPr="006733CE">
        <w:rPr>
          <w:b/>
          <w:bCs/>
        </w:rPr>
        <w:tab/>
        <w:t>//Return the first one;</w:t>
      </w:r>
    </w:p>
    <w:p w14:paraId="419A43DF" w14:textId="77777777" w:rsidR="006733CE" w:rsidRPr="006733CE" w:rsidRDefault="006733CE" w:rsidP="006733CE">
      <w:pPr>
        <w:rPr>
          <w:b/>
          <w:bCs/>
        </w:rPr>
      </w:pPr>
      <w:r w:rsidRPr="006733CE">
        <w:rPr>
          <w:b/>
          <w:bCs/>
        </w:rPr>
        <w:lastRenderedPageBreak/>
        <w:tab/>
      </w:r>
      <w:r w:rsidRPr="006733CE">
        <w:rPr>
          <w:b/>
          <w:bCs/>
        </w:rPr>
        <w:tab/>
        <w:t>strcpy(ip , inet_ntoa(*addr_list[i]) );</w:t>
      </w:r>
    </w:p>
    <w:p w14:paraId="562A897E" w14:textId="77777777" w:rsidR="006733CE" w:rsidRPr="006733CE" w:rsidRDefault="006733CE" w:rsidP="006733CE">
      <w:pPr>
        <w:rPr>
          <w:b/>
          <w:bCs/>
        </w:rPr>
      </w:pPr>
      <w:r w:rsidRPr="006733CE">
        <w:rPr>
          <w:b/>
          <w:bCs/>
        </w:rPr>
        <w:tab/>
        <w:t>}</w:t>
      </w:r>
    </w:p>
    <w:p w14:paraId="38E98B8E" w14:textId="77777777" w:rsidR="006733CE" w:rsidRPr="006733CE" w:rsidRDefault="006733CE" w:rsidP="006733CE">
      <w:pPr>
        <w:rPr>
          <w:b/>
          <w:bCs/>
        </w:rPr>
      </w:pPr>
      <w:r w:rsidRPr="006733CE">
        <w:rPr>
          <w:b/>
          <w:bCs/>
        </w:rPr>
        <w:tab/>
      </w:r>
    </w:p>
    <w:p w14:paraId="729B85D3" w14:textId="77777777" w:rsidR="006733CE" w:rsidRPr="006733CE" w:rsidRDefault="006733CE" w:rsidP="006733CE">
      <w:pPr>
        <w:rPr>
          <w:b/>
          <w:bCs/>
        </w:rPr>
      </w:pPr>
      <w:r w:rsidRPr="006733CE">
        <w:rPr>
          <w:b/>
          <w:bCs/>
        </w:rPr>
        <w:tab/>
        <w:t>printf("%s resolved to : %s" , hostname , ip);</w:t>
      </w:r>
    </w:p>
    <w:p w14:paraId="5369D52E" w14:textId="77777777" w:rsidR="006733CE" w:rsidRPr="006733CE" w:rsidRDefault="006733CE" w:rsidP="006733CE">
      <w:pPr>
        <w:rPr>
          <w:b/>
          <w:bCs/>
        </w:rPr>
      </w:pPr>
      <w:r w:rsidRPr="006733CE">
        <w:rPr>
          <w:b/>
          <w:bCs/>
        </w:rPr>
        <w:tab/>
        <w:t>return 0;</w:t>
      </w:r>
    </w:p>
    <w:p w14:paraId="1E242459" w14:textId="77777777" w:rsidR="006733CE" w:rsidRPr="006733CE" w:rsidRDefault="006733CE" w:rsidP="006733CE">
      <w:pPr>
        <w:rPr>
          <w:b/>
          <w:bCs/>
        </w:rPr>
      </w:pPr>
      <w:r w:rsidRPr="006733CE">
        <w:rPr>
          <w:b/>
          <w:bCs/>
        </w:rPr>
        <w:t>}</w:t>
      </w:r>
    </w:p>
    <w:p w14:paraId="6B932D9E" w14:textId="77777777" w:rsidR="006733CE" w:rsidRPr="006733CE" w:rsidRDefault="006733CE" w:rsidP="006733CE">
      <w:r w:rsidRPr="006733CE">
        <w:t>Output of the code would look like :</w:t>
      </w:r>
    </w:p>
    <w:p w14:paraId="0849E496" w14:textId="77777777" w:rsidR="006733CE" w:rsidRPr="006733CE" w:rsidRDefault="006733CE" w:rsidP="006733CE">
      <w:pPr>
        <w:rPr>
          <w:b/>
          <w:bCs/>
        </w:rPr>
      </w:pPr>
      <w:r w:rsidRPr="006733CE">
        <w:rPr>
          <w:b/>
          <w:bCs/>
        </w:rPr>
        <w:t>www.google.com resolved to : 74.125.235.20</w:t>
      </w:r>
    </w:p>
    <w:p w14:paraId="15D30E69" w14:textId="77777777" w:rsidR="006733CE" w:rsidRPr="006733CE" w:rsidRDefault="006733CE" w:rsidP="006733CE">
      <w:r w:rsidRPr="006733CE">
        <w:t>So the above code can be used to find the ip address of any domain name. Then the ip address can be used to make a connection using a socket.</w:t>
      </w:r>
    </w:p>
    <w:p w14:paraId="5CDC834C" w14:textId="77777777" w:rsidR="006733CE" w:rsidRPr="006733CE" w:rsidRDefault="006733CE" w:rsidP="006733CE">
      <w:r w:rsidRPr="006733CE">
        <w:t>Function </w:t>
      </w:r>
      <w:r w:rsidRPr="006733CE">
        <w:rPr>
          <w:b/>
          <w:bCs/>
        </w:rPr>
        <w:t>inet_ntoa</w:t>
      </w:r>
      <w:r w:rsidRPr="006733CE">
        <w:t> will convert an IP address in long format to dotted format. This is just the opposite of </w:t>
      </w:r>
      <w:r w:rsidRPr="006733CE">
        <w:rPr>
          <w:b/>
          <w:bCs/>
        </w:rPr>
        <w:t>inet_addr</w:t>
      </w:r>
      <w:r w:rsidRPr="006733CE">
        <w:t>.</w:t>
      </w:r>
    </w:p>
    <w:p w14:paraId="12A5DA72" w14:textId="77777777" w:rsidR="006733CE" w:rsidRPr="006733CE" w:rsidRDefault="006733CE" w:rsidP="006733CE">
      <w:r w:rsidRPr="006733CE">
        <w:t>So far we have see some important structures that are used. Lets revise them :</w:t>
      </w:r>
    </w:p>
    <w:p w14:paraId="7FBA0719" w14:textId="77777777" w:rsidR="006733CE" w:rsidRPr="006733CE" w:rsidRDefault="006733CE" w:rsidP="006733CE">
      <w:r w:rsidRPr="006733CE">
        <w:t>1. </w:t>
      </w:r>
      <w:r w:rsidRPr="006733CE">
        <w:rPr>
          <w:b/>
          <w:bCs/>
        </w:rPr>
        <w:t>sockaddr_in</w:t>
      </w:r>
      <w:r w:rsidRPr="006733CE">
        <w:t> - Connection information. Used by connect , send , recv etc.</w:t>
      </w:r>
      <w:r w:rsidRPr="006733CE">
        <w:br/>
        <w:t>2. </w:t>
      </w:r>
      <w:r w:rsidRPr="006733CE">
        <w:rPr>
          <w:b/>
          <w:bCs/>
        </w:rPr>
        <w:t>in_addr</w:t>
      </w:r>
      <w:r w:rsidRPr="006733CE">
        <w:t> - Ip address in long format</w:t>
      </w:r>
      <w:r w:rsidRPr="006733CE">
        <w:br/>
        <w:t>3. </w:t>
      </w:r>
      <w:r w:rsidRPr="006733CE">
        <w:rPr>
          <w:b/>
          <w:bCs/>
        </w:rPr>
        <w:t>sockaddr</w:t>
      </w:r>
      <w:r w:rsidRPr="006733CE">
        <w:br/>
        <w:t>4. </w:t>
      </w:r>
      <w:r w:rsidRPr="006733CE">
        <w:rPr>
          <w:b/>
          <w:bCs/>
        </w:rPr>
        <w:t>hostent</w:t>
      </w:r>
      <w:r w:rsidRPr="006733CE">
        <w:t> - The ip addresses of a hostname. Used by gethostbyname</w:t>
      </w:r>
    </w:p>
    <w:p w14:paraId="1EAF596C" w14:textId="77777777" w:rsidR="006733CE" w:rsidRPr="006733CE" w:rsidRDefault="006733CE" w:rsidP="006733CE">
      <w:r w:rsidRPr="006733CE">
        <w:t>In the next part we shall look into creating servers using socket. Servers are the opposite of clients, that instead of connecting out to others, they wait for incoming connections.</w:t>
      </w:r>
    </w:p>
    <w:p w14:paraId="48064A24" w14:textId="77777777" w:rsidR="006733CE" w:rsidRPr="006733CE" w:rsidRDefault="006733CE" w:rsidP="006733CE">
      <w:pPr>
        <w:rPr>
          <w:b/>
          <w:bCs/>
        </w:rPr>
      </w:pPr>
      <w:r w:rsidRPr="006733CE">
        <w:rPr>
          <w:b/>
          <w:bCs/>
        </w:rPr>
        <w:t>Socket server</w:t>
      </w:r>
    </w:p>
    <w:p w14:paraId="345732FA" w14:textId="77777777" w:rsidR="006733CE" w:rsidRPr="006733CE" w:rsidRDefault="006733CE" w:rsidP="006733CE">
      <w:r w:rsidRPr="006733CE">
        <w:t>OK now onto server things. Socket servers operate in the following manner</w:t>
      </w:r>
    </w:p>
    <w:p w14:paraId="104B69E1" w14:textId="77777777" w:rsidR="006733CE" w:rsidRPr="006733CE" w:rsidRDefault="006733CE" w:rsidP="006733CE">
      <w:pPr>
        <w:rPr>
          <w:b/>
          <w:bCs/>
        </w:rPr>
      </w:pPr>
      <w:r w:rsidRPr="006733CE">
        <w:rPr>
          <w:b/>
          <w:bCs/>
        </w:rPr>
        <w:t>1. Open a socket 2. Bind to a address(and port). 3. Listen for incoming connections. 4. Accept connections 5. Read/Send</w:t>
      </w:r>
    </w:p>
    <w:p w14:paraId="38299409" w14:textId="77777777" w:rsidR="006733CE" w:rsidRPr="006733CE" w:rsidRDefault="006733CE" w:rsidP="006733CE">
      <w:r w:rsidRPr="006733CE">
        <w:t>We have already learnt how to open a socket. So the next thing would be to bind it.</w:t>
      </w:r>
    </w:p>
    <w:p w14:paraId="2E20F90F" w14:textId="77777777" w:rsidR="006733CE" w:rsidRPr="006733CE" w:rsidRDefault="006733CE" w:rsidP="006733CE">
      <w:pPr>
        <w:rPr>
          <w:b/>
          <w:bCs/>
        </w:rPr>
      </w:pPr>
      <w:r w:rsidRPr="006733CE">
        <w:rPr>
          <w:b/>
          <w:bCs/>
        </w:rPr>
        <w:t>1. Bind socket to a port</w:t>
      </w:r>
    </w:p>
    <w:p w14:paraId="41FF7B7B" w14:textId="77777777" w:rsidR="006733CE" w:rsidRPr="006733CE" w:rsidRDefault="006733CE" w:rsidP="006733CE">
      <w:r w:rsidRPr="006733CE">
        <w:t>The bind function can be used to bind a socket to a particular "address and port" combination. It needs a sockaddr_in structure similar to connect function.</w:t>
      </w:r>
    </w:p>
    <w:p w14:paraId="0130FF05" w14:textId="77777777" w:rsidR="006733CE" w:rsidRPr="006733CE" w:rsidRDefault="006733CE" w:rsidP="006733CE">
      <w:pPr>
        <w:rPr>
          <w:b/>
          <w:bCs/>
        </w:rPr>
      </w:pPr>
      <w:r w:rsidRPr="006733CE">
        <w:rPr>
          <w:b/>
          <w:bCs/>
        </w:rPr>
        <w:t>int socket_desc;</w:t>
      </w:r>
    </w:p>
    <w:p w14:paraId="4FB4146B" w14:textId="77777777" w:rsidR="006733CE" w:rsidRPr="006733CE" w:rsidRDefault="006733CE" w:rsidP="006733CE">
      <w:pPr>
        <w:rPr>
          <w:b/>
          <w:bCs/>
        </w:rPr>
      </w:pPr>
      <w:r w:rsidRPr="006733CE">
        <w:rPr>
          <w:b/>
          <w:bCs/>
        </w:rPr>
        <w:lastRenderedPageBreak/>
        <w:t>struct sockaddr_in server;</w:t>
      </w:r>
    </w:p>
    <w:p w14:paraId="4A803027" w14:textId="77777777" w:rsidR="006733CE" w:rsidRPr="006733CE" w:rsidRDefault="006733CE" w:rsidP="006733CE">
      <w:pPr>
        <w:rPr>
          <w:b/>
          <w:bCs/>
        </w:rPr>
      </w:pPr>
      <w:r w:rsidRPr="006733CE">
        <w:rPr>
          <w:b/>
          <w:bCs/>
        </w:rPr>
        <w:tab/>
      </w:r>
    </w:p>
    <w:p w14:paraId="32C420F6" w14:textId="77777777" w:rsidR="006733CE" w:rsidRPr="006733CE" w:rsidRDefault="006733CE" w:rsidP="006733CE">
      <w:pPr>
        <w:rPr>
          <w:b/>
          <w:bCs/>
        </w:rPr>
      </w:pPr>
      <w:r w:rsidRPr="006733CE">
        <w:rPr>
          <w:b/>
          <w:bCs/>
        </w:rPr>
        <w:t>//Create socket</w:t>
      </w:r>
    </w:p>
    <w:p w14:paraId="29313A36" w14:textId="77777777" w:rsidR="006733CE" w:rsidRPr="006733CE" w:rsidRDefault="006733CE" w:rsidP="006733CE">
      <w:pPr>
        <w:rPr>
          <w:b/>
          <w:bCs/>
        </w:rPr>
      </w:pPr>
      <w:r w:rsidRPr="006733CE">
        <w:rPr>
          <w:b/>
          <w:bCs/>
        </w:rPr>
        <w:t>socket_desc = socket(AF_INET , SOCK_STREAM , 0);</w:t>
      </w:r>
    </w:p>
    <w:p w14:paraId="6092EFF9" w14:textId="77777777" w:rsidR="006733CE" w:rsidRPr="006733CE" w:rsidRDefault="006733CE" w:rsidP="006733CE">
      <w:pPr>
        <w:rPr>
          <w:b/>
          <w:bCs/>
        </w:rPr>
      </w:pPr>
      <w:r w:rsidRPr="006733CE">
        <w:rPr>
          <w:b/>
          <w:bCs/>
        </w:rPr>
        <w:t>if (socket_desc == -1)</w:t>
      </w:r>
    </w:p>
    <w:p w14:paraId="000D12CE" w14:textId="77777777" w:rsidR="006733CE" w:rsidRPr="006733CE" w:rsidRDefault="006733CE" w:rsidP="006733CE">
      <w:pPr>
        <w:rPr>
          <w:b/>
          <w:bCs/>
        </w:rPr>
      </w:pPr>
      <w:r w:rsidRPr="006733CE">
        <w:rPr>
          <w:b/>
          <w:bCs/>
        </w:rPr>
        <w:t>{</w:t>
      </w:r>
    </w:p>
    <w:p w14:paraId="1097192B" w14:textId="77777777" w:rsidR="006733CE" w:rsidRPr="006733CE" w:rsidRDefault="006733CE" w:rsidP="006733CE">
      <w:pPr>
        <w:rPr>
          <w:b/>
          <w:bCs/>
        </w:rPr>
      </w:pPr>
      <w:r w:rsidRPr="006733CE">
        <w:rPr>
          <w:b/>
          <w:bCs/>
        </w:rPr>
        <w:tab/>
        <w:t>printf("Could not create socket");</w:t>
      </w:r>
    </w:p>
    <w:p w14:paraId="0FAD402C" w14:textId="77777777" w:rsidR="006733CE" w:rsidRPr="006733CE" w:rsidRDefault="006733CE" w:rsidP="006733CE">
      <w:pPr>
        <w:rPr>
          <w:b/>
          <w:bCs/>
        </w:rPr>
      </w:pPr>
      <w:r w:rsidRPr="006733CE">
        <w:rPr>
          <w:b/>
          <w:bCs/>
        </w:rPr>
        <w:t>}</w:t>
      </w:r>
    </w:p>
    <w:p w14:paraId="048385F0" w14:textId="77777777" w:rsidR="006733CE" w:rsidRPr="006733CE" w:rsidRDefault="006733CE" w:rsidP="006733CE">
      <w:pPr>
        <w:rPr>
          <w:b/>
          <w:bCs/>
        </w:rPr>
      </w:pPr>
      <w:r w:rsidRPr="006733CE">
        <w:rPr>
          <w:b/>
          <w:bCs/>
        </w:rPr>
        <w:tab/>
      </w:r>
    </w:p>
    <w:p w14:paraId="44B60114" w14:textId="77777777" w:rsidR="006733CE" w:rsidRPr="006733CE" w:rsidRDefault="006733CE" w:rsidP="006733CE">
      <w:pPr>
        <w:rPr>
          <w:b/>
          <w:bCs/>
        </w:rPr>
      </w:pPr>
      <w:r w:rsidRPr="006733CE">
        <w:rPr>
          <w:b/>
          <w:bCs/>
        </w:rPr>
        <w:t>//Prepare the sockaddr_in structure</w:t>
      </w:r>
    </w:p>
    <w:p w14:paraId="15542917" w14:textId="77777777" w:rsidR="006733CE" w:rsidRPr="006733CE" w:rsidRDefault="006733CE" w:rsidP="006733CE">
      <w:pPr>
        <w:rPr>
          <w:b/>
          <w:bCs/>
        </w:rPr>
      </w:pPr>
      <w:r w:rsidRPr="006733CE">
        <w:rPr>
          <w:b/>
          <w:bCs/>
        </w:rPr>
        <w:t>server.sin_family = AF_INET;</w:t>
      </w:r>
    </w:p>
    <w:p w14:paraId="58B909EE" w14:textId="77777777" w:rsidR="006733CE" w:rsidRPr="006733CE" w:rsidRDefault="006733CE" w:rsidP="006733CE">
      <w:pPr>
        <w:rPr>
          <w:b/>
          <w:bCs/>
        </w:rPr>
      </w:pPr>
      <w:r w:rsidRPr="006733CE">
        <w:rPr>
          <w:b/>
          <w:bCs/>
        </w:rPr>
        <w:t>server.sin_addr.s_addr = INADDR_ANY;</w:t>
      </w:r>
    </w:p>
    <w:p w14:paraId="4DBEE09A" w14:textId="77777777" w:rsidR="006733CE" w:rsidRPr="006733CE" w:rsidRDefault="006733CE" w:rsidP="006733CE">
      <w:pPr>
        <w:rPr>
          <w:b/>
          <w:bCs/>
        </w:rPr>
      </w:pPr>
      <w:r w:rsidRPr="006733CE">
        <w:rPr>
          <w:b/>
          <w:bCs/>
        </w:rPr>
        <w:t>server.sin_port = htons( 8888 );</w:t>
      </w:r>
    </w:p>
    <w:p w14:paraId="2EBB586D" w14:textId="77777777" w:rsidR="006733CE" w:rsidRPr="006733CE" w:rsidRDefault="006733CE" w:rsidP="006733CE">
      <w:pPr>
        <w:rPr>
          <w:b/>
          <w:bCs/>
        </w:rPr>
      </w:pPr>
      <w:r w:rsidRPr="006733CE">
        <w:rPr>
          <w:b/>
          <w:bCs/>
        </w:rPr>
        <w:tab/>
      </w:r>
    </w:p>
    <w:p w14:paraId="643C1753" w14:textId="77777777" w:rsidR="006733CE" w:rsidRPr="006733CE" w:rsidRDefault="006733CE" w:rsidP="006733CE">
      <w:pPr>
        <w:rPr>
          <w:b/>
          <w:bCs/>
        </w:rPr>
      </w:pPr>
      <w:r w:rsidRPr="006733CE">
        <w:rPr>
          <w:b/>
          <w:bCs/>
        </w:rPr>
        <w:t>//Bind</w:t>
      </w:r>
    </w:p>
    <w:p w14:paraId="7057C129" w14:textId="77777777" w:rsidR="006733CE" w:rsidRPr="006733CE" w:rsidRDefault="006733CE" w:rsidP="006733CE">
      <w:pPr>
        <w:rPr>
          <w:b/>
          <w:bCs/>
        </w:rPr>
      </w:pPr>
      <w:r w:rsidRPr="006733CE">
        <w:rPr>
          <w:b/>
          <w:bCs/>
        </w:rPr>
        <w:t>if( bind(socket_desc,(struct sockaddr *)&amp;server , sizeof(server)) &lt; 0)</w:t>
      </w:r>
    </w:p>
    <w:p w14:paraId="719A4551" w14:textId="77777777" w:rsidR="006733CE" w:rsidRPr="006733CE" w:rsidRDefault="006733CE" w:rsidP="006733CE">
      <w:pPr>
        <w:rPr>
          <w:b/>
          <w:bCs/>
        </w:rPr>
      </w:pPr>
      <w:r w:rsidRPr="006733CE">
        <w:rPr>
          <w:b/>
          <w:bCs/>
        </w:rPr>
        <w:t>{</w:t>
      </w:r>
    </w:p>
    <w:p w14:paraId="46622558" w14:textId="77777777" w:rsidR="006733CE" w:rsidRPr="006733CE" w:rsidRDefault="006733CE" w:rsidP="006733CE">
      <w:pPr>
        <w:rPr>
          <w:b/>
          <w:bCs/>
        </w:rPr>
      </w:pPr>
      <w:r w:rsidRPr="006733CE">
        <w:rPr>
          <w:b/>
          <w:bCs/>
        </w:rPr>
        <w:tab/>
        <w:t>puts("bind failed");</w:t>
      </w:r>
    </w:p>
    <w:p w14:paraId="3E3F709E" w14:textId="77777777" w:rsidR="006733CE" w:rsidRPr="006733CE" w:rsidRDefault="006733CE" w:rsidP="006733CE">
      <w:pPr>
        <w:rPr>
          <w:b/>
          <w:bCs/>
        </w:rPr>
      </w:pPr>
      <w:r w:rsidRPr="006733CE">
        <w:rPr>
          <w:b/>
          <w:bCs/>
        </w:rPr>
        <w:t>}</w:t>
      </w:r>
    </w:p>
    <w:p w14:paraId="22D03A76" w14:textId="77777777" w:rsidR="006733CE" w:rsidRPr="006733CE" w:rsidRDefault="006733CE" w:rsidP="006733CE">
      <w:pPr>
        <w:rPr>
          <w:b/>
          <w:bCs/>
        </w:rPr>
      </w:pPr>
      <w:r w:rsidRPr="006733CE">
        <w:rPr>
          <w:b/>
          <w:bCs/>
        </w:rPr>
        <w:t>puts("bind done");</w:t>
      </w:r>
    </w:p>
    <w:p w14:paraId="295F8B46" w14:textId="77777777" w:rsidR="006733CE" w:rsidRPr="006733CE" w:rsidRDefault="006733CE" w:rsidP="006733CE">
      <w:r w:rsidRPr="006733CE">
        <w:t>Now that bind is done, its time to make the socket listen to connections. We bind a socket to a particular IP address and a certain port number. By doing this we ensure that all incoming data which is directed towards this port number is received by this application.</w:t>
      </w:r>
    </w:p>
    <w:p w14:paraId="516EBE11" w14:textId="77777777" w:rsidR="006733CE" w:rsidRPr="006733CE" w:rsidRDefault="006733CE" w:rsidP="006733CE">
      <w:r w:rsidRPr="006733CE">
        <w:t>This makes it obvious that you cannot have 2 sockets bound to the same port.</w:t>
      </w:r>
    </w:p>
    <w:p w14:paraId="207E7083" w14:textId="77777777" w:rsidR="006733CE" w:rsidRPr="006733CE" w:rsidRDefault="006733CE" w:rsidP="006733CE">
      <w:pPr>
        <w:rPr>
          <w:b/>
          <w:bCs/>
        </w:rPr>
      </w:pPr>
      <w:r w:rsidRPr="006733CE">
        <w:rPr>
          <w:b/>
          <w:bCs/>
        </w:rPr>
        <w:t>2. Listen for incoming connections on the socket</w:t>
      </w:r>
    </w:p>
    <w:p w14:paraId="2DAF1F5E" w14:textId="77777777" w:rsidR="006733CE" w:rsidRPr="006733CE" w:rsidRDefault="006733CE" w:rsidP="006733CE">
      <w:r w:rsidRPr="006733CE">
        <w:lastRenderedPageBreak/>
        <w:t>After binding a socket to a port the next thing we need to do is listen for connections. For this we need to put the socket in listening mode. Function </w:t>
      </w:r>
      <w:r w:rsidRPr="006733CE">
        <w:rPr>
          <w:b/>
          <w:bCs/>
        </w:rPr>
        <w:t>listen</w:t>
      </w:r>
      <w:r w:rsidRPr="006733CE">
        <w:t> is used to put the socket in listening mode. Just add the following line after bind.</w:t>
      </w:r>
    </w:p>
    <w:p w14:paraId="32532175" w14:textId="77777777" w:rsidR="006733CE" w:rsidRPr="006733CE" w:rsidRDefault="006733CE" w:rsidP="006733CE">
      <w:pPr>
        <w:rPr>
          <w:b/>
          <w:bCs/>
        </w:rPr>
      </w:pPr>
      <w:r w:rsidRPr="006733CE">
        <w:rPr>
          <w:b/>
          <w:bCs/>
        </w:rPr>
        <w:t>//Listen</w:t>
      </w:r>
    </w:p>
    <w:p w14:paraId="3A3743D8" w14:textId="77777777" w:rsidR="006733CE" w:rsidRPr="006733CE" w:rsidRDefault="006733CE" w:rsidP="006733CE">
      <w:pPr>
        <w:rPr>
          <w:b/>
          <w:bCs/>
        </w:rPr>
      </w:pPr>
      <w:r w:rsidRPr="006733CE">
        <w:rPr>
          <w:b/>
          <w:bCs/>
        </w:rPr>
        <w:t>listen(socket_desc , 3);</w:t>
      </w:r>
    </w:p>
    <w:p w14:paraId="7532941A" w14:textId="77777777" w:rsidR="006733CE" w:rsidRPr="006733CE" w:rsidRDefault="006733CE" w:rsidP="006733CE">
      <w:r w:rsidRPr="006733CE">
        <w:t>Thats all. Now comes the main part of accepting new connections.</w:t>
      </w:r>
    </w:p>
    <w:p w14:paraId="30689318" w14:textId="77777777" w:rsidR="006733CE" w:rsidRPr="006733CE" w:rsidRDefault="006733CE" w:rsidP="006733CE">
      <w:pPr>
        <w:rPr>
          <w:b/>
          <w:bCs/>
        </w:rPr>
      </w:pPr>
      <w:r w:rsidRPr="006733CE">
        <w:rPr>
          <w:b/>
          <w:bCs/>
        </w:rPr>
        <w:t>3. Accept connection</w:t>
      </w:r>
    </w:p>
    <w:p w14:paraId="36DFDE0E" w14:textId="77777777" w:rsidR="006733CE" w:rsidRPr="006733CE" w:rsidRDefault="006733CE" w:rsidP="006733CE">
      <w:r w:rsidRPr="006733CE">
        <w:t>Function </w:t>
      </w:r>
      <w:r w:rsidRPr="006733CE">
        <w:rPr>
          <w:b/>
          <w:bCs/>
        </w:rPr>
        <w:t>accept</w:t>
      </w:r>
      <w:r w:rsidRPr="006733CE">
        <w:t> is used for this. Here is the code</w:t>
      </w:r>
    </w:p>
    <w:p w14:paraId="45568CDD" w14:textId="77777777" w:rsidR="006733CE" w:rsidRPr="006733CE" w:rsidRDefault="006733CE" w:rsidP="006733CE">
      <w:pPr>
        <w:rPr>
          <w:b/>
          <w:bCs/>
        </w:rPr>
      </w:pPr>
      <w:r w:rsidRPr="006733CE">
        <w:rPr>
          <w:b/>
          <w:bCs/>
        </w:rPr>
        <w:t>#include&lt;stdio.h&gt;</w:t>
      </w:r>
    </w:p>
    <w:p w14:paraId="2466C298" w14:textId="77777777" w:rsidR="006733CE" w:rsidRPr="006733CE" w:rsidRDefault="006733CE" w:rsidP="006733CE">
      <w:pPr>
        <w:rPr>
          <w:b/>
          <w:bCs/>
        </w:rPr>
      </w:pPr>
      <w:r w:rsidRPr="006733CE">
        <w:rPr>
          <w:b/>
          <w:bCs/>
        </w:rPr>
        <w:t>#include&lt;sys/socket.h&gt;</w:t>
      </w:r>
    </w:p>
    <w:p w14:paraId="1543FF90" w14:textId="77777777" w:rsidR="006733CE" w:rsidRPr="006733CE" w:rsidRDefault="006733CE" w:rsidP="006733CE">
      <w:pPr>
        <w:rPr>
          <w:b/>
          <w:bCs/>
        </w:rPr>
      </w:pPr>
      <w:r w:rsidRPr="006733CE">
        <w:rPr>
          <w:b/>
          <w:bCs/>
        </w:rPr>
        <w:t>#include&lt;arpa/inet.h&gt;</w:t>
      </w:r>
      <w:r w:rsidRPr="006733CE">
        <w:rPr>
          <w:b/>
          <w:bCs/>
        </w:rPr>
        <w:tab/>
        <w:t>//inet_addr</w:t>
      </w:r>
    </w:p>
    <w:p w14:paraId="6CAFEF95" w14:textId="77777777" w:rsidR="006733CE" w:rsidRPr="006733CE" w:rsidRDefault="006733CE" w:rsidP="006733CE">
      <w:pPr>
        <w:rPr>
          <w:b/>
          <w:bCs/>
        </w:rPr>
      </w:pPr>
    </w:p>
    <w:p w14:paraId="348710C7" w14:textId="77777777" w:rsidR="006733CE" w:rsidRPr="006733CE" w:rsidRDefault="006733CE" w:rsidP="006733CE">
      <w:pPr>
        <w:rPr>
          <w:b/>
          <w:bCs/>
        </w:rPr>
      </w:pPr>
      <w:r w:rsidRPr="006733CE">
        <w:rPr>
          <w:b/>
          <w:bCs/>
        </w:rPr>
        <w:t>int main(int argc , char *argv[])</w:t>
      </w:r>
    </w:p>
    <w:p w14:paraId="3C9B80A1" w14:textId="77777777" w:rsidR="006733CE" w:rsidRPr="006733CE" w:rsidRDefault="006733CE" w:rsidP="006733CE">
      <w:pPr>
        <w:rPr>
          <w:b/>
          <w:bCs/>
        </w:rPr>
      </w:pPr>
      <w:r w:rsidRPr="006733CE">
        <w:rPr>
          <w:b/>
          <w:bCs/>
        </w:rPr>
        <w:t>{</w:t>
      </w:r>
    </w:p>
    <w:p w14:paraId="34A26E44" w14:textId="77777777" w:rsidR="006733CE" w:rsidRPr="006733CE" w:rsidRDefault="006733CE" w:rsidP="006733CE">
      <w:pPr>
        <w:rPr>
          <w:b/>
          <w:bCs/>
        </w:rPr>
      </w:pPr>
      <w:r w:rsidRPr="006733CE">
        <w:rPr>
          <w:b/>
          <w:bCs/>
        </w:rPr>
        <w:tab/>
        <w:t>int socket_desc , new_socket , c;</w:t>
      </w:r>
    </w:p>
    <w:p w14:paraId="566CEF02" w14:textId="77777777" w:rsidR="006733CE" w:rsidRPr="006733CE" w:rsidRDefault="006733CE" w:rsidP="006733CE">
      <w:pPr>
        <w:rPr>
          <w:b/>
          <w:bCs/>
        </w:rPr>
      </w:pPr>
      <w:r w:rsidRPr="006733CE">
        <w:rPr>
          <w:b/>
          <w:bCs/>
        </w:rPr>
        <w:tab/>
        <w:t>struct sockaddr_in server , client;</w:t>
      </w:r>
    </w:p>
    <w:p w14:paraId="2C1A046F" w14:textId="77777777" w:rsidR="006733CE" w:rsidRPr="006733CE" w:rsidRDefault="006733CE" w:rsidP="006733CE">
      <w:pPr>
        <w:rPr>
          <w:b/>
          <w:bCs/>
        </w:rPr>
      </w:pPr>
      <w:r w:rsidRPr="006733CE">
        <w:rPr>
          <w:b/>
          <w:bCs/>
        </w:rPr>
        <w:tab/>
      </w:r>
    </w:p>
    <w:p w14:paraId="7D28CE98" w14:textId="77777777" w:rsidR="006733CE" w:rsidRPr="006733CE" w:rsidRDefault="006733CE" w:rsidP="006733CE">
      <w:pPr>
        <w:rPr>
          <w:b/>
          <w:bCs/>
        </w:rPr>
      </w:pPr>
      <w:r w:rsidRPr="006733CE">
        <w:rPr>
          <w:b/>
          <w:bCs/>
        </w:rPr>
        <w:tab/>
        <w:t>//Create socket</w:t>
      </w:r>
    </w:p>
    <w:p w14:paraId="218A86DF" w14:textId="77777777" w:rsidR="006733CE" w:rsidRPr="006733CE" w:rsidRDefault="006733CE" w:rsidP="006733CE">
      <w:pPr>
        <w:rPr>
          <w:b/>
          <w:bCs/>
        </w:rPr>
      </w:pPr>
      <w:r w:rsidRPr="006733CE">
        <w:rPr>
          <w:b/>
          <w:bCs/>
        </w:rPr>
        <w:tab/>
        <w:t>socket_desc = socket(AF_INET , SOCK_STREAM , 0);</w:t>
      </w:r>
    </w:p>
    <w:p w14:paraId="5A64D0FB" w14:textId="77777777" w:rsidR="006733CE" w:rsidRPr="006733CE" w:rsidRDefault="006733CE" w:rsidP="006733CE">
      <w:pPr>
        <w:rPr>
          <w:b/>
          <w:bCs/>
        </w:rPr>
      </w:pPr>
      <w:r w:rsidRPr="006733CE">
        <w:rPr>
          <w:b/>
          <w:bCs/>
        </w:rPr>
        <w:tab/>
        <w:t>if (socket_desc == -1)</w:t>
      </w:r>
    </w:p>
    <w:p w14:paraId="68B22152" w14:textId="77777777" w:rsidR="006733CE" w:rsidRPr="006733CE" w:rsidRDefault="006733CE" w:rsidP="006733CE">
      <w:pPr>
        <w:rPr>
          <w:b/>
          <w:bCs/>
        </w:rPr>
      </w:pPr>
      <w:r w:rsidRPr="006733CE">
        <w:rPr>
          <w:b/>
          <w:bCs/>
        </w:rPr>
        <w:tab/>
        <w:t>{</w:t>
      </w:r>
    </w:p>
    <w:p w14:paraId="14B53576" w14:textId="77777777" w:rsidR="006733CE" w:rsidRPr="006733CE" w:rsidRDefault="006733CE" w:rsidP="006733CE">
      <w:pPr>
        <w:rPr>
          <w:b/>
          <w:bCs/>
        </w:rPr>
      </w:pPr>
      <w:r w:rsidRPr="006733CE">
        <w:rPr>
          <w:b/>
          <w:bCs/>
        </w:rPr>
        <w:tab/>
      </w:r>
      <w:r w:rsidRPr="006733CE">
        <w:rPr>
          <w:b/>
          <w:bCs/>
        </w:rPr>
        <w:tab/>
        <w:t>printf("Could not create socket");</w:t>
      </w:r>
    </w:p>
    <w:p w14:paraId="06D0AE36" w14:textId="77777777" w:rsidR="006733CE" w:rsidRPr="006733CE" w:rsidRDefault="006733CE" w:rsidP="006733CE">
      <w:pPr>
        <w:rPr>
          <w:b/>
          <w:bCs/>
        </w:rPr>
      </w:pPr>
      <w:r w:rsidRPr="006733CE">
        <w:rPr>
          <w:b/>
          <w:bCs/>
        </w:rPr>
        <w:tab/>
        <w:t>}</w:t>
      </w:r>
    </w:p>
    <w:p w14:paraId="0EB805E4" w14:textId="77777777" w:rsidR="006733CE" w:rsidRPr="006733CE" w:rsidRDefault="006733CE" w:rsidP="006733CE">
      <w:pPr>
        <w:rPr>
          <w:b/>
          <w:bCs/>
        </w:rPr>
      </w:pPr>
      <w:r w:rsidRPr="006733CE">
        <w:rPr>
          <w:b/>
          <w:bCs/>
        </w:rPr>
        <w:tab/>
      </w:r>
    </w:p>
    <w:p w14:paraId="44C6BF1D" w14:textId="77777777" w:rsidR="006733CE" w:rsidRPr="006733CE" w:rsidRDefault="006733CE" w:rsidP="006733CE">
      <w:pPr>
        <w:rPr>
          <w:b/>
          <w:bCs/>
        </w:rPr>
      </w:pPr>
      <w:r w:rsidRPr="006733CE">
        <w:rPr>
          <w:b/>
          <w:bCs/>
        </w:rPr>
        <w:tab/>
        <w:t>//Prepare the sockaddr_in structure</w:t>
      </w:r>
    </w:p>
    <w:p w14:paraId="179E99B9" w14:textId="77777777" w:rsidR="006733CE" w:rsidRPr="006733CE" w:rsidRDefault="006733CE" w:rsidP="006733CE">
      <w:pPr>
        <w:rPr>
          <w:b/>
          <w:bCs/>
        </w:rPr>
      </w:pPr>
      <w:r w:rsidRPr="006733CE">
        <w:rPr>
          <w:b/>
          <w:bCs/>
        </w:rPr>
        <w:tab/>
        <w:t>server.sin_family = AF_INET;</w:t>
      </w:r>
    </w:p>
    <w:p w14:paraId="3A7C0E0C" w14:textId="77777777" w:rsidR="006733CE" w:rsidRPr="006733CE" w:rsidRDefault="006733CE" w:rsidP="006733CE">
      <w:pPr>
        <w:rPr>
          <w:b/>
          <w:bCs/>
        </w:rPr>
      </w:pPr>
      <w:r w:rsidRPr="006733CE">
        <w:rPr>
          <w:b/>
          <w:bCs/>
        </w:rPr>
        <w:tab/>
        <w:t>server.sin_addr.s_addr = INADDR_ANY;</w:t>
      </w:r>
    </w:p>
    <w:p w14:paraId="4433B2E8" w14:textId="77777777" w:rsidR="006733CE" w:rsidRPr="006733CE" w:rsidRDefault="006733CE" w:rsidP="006733CE">
      <w:pPr>
        <w:rPr>
          <w:b/>
          <w:bCs/>
        </w:rPr>
      </w:pPr>
      <w:r w:rsidRPr="006733CE">
        <w:rPr>
          <w:b/>
          <w:bCs/>
        </w:rPr>
        <w:lastRenderedPageBreak/>
        <w:tab/>
        <w:t>server.sin_port = htons( 8888 );</w:t>
      </w:r>
    </w:p>
    <w:p w14:paraId="0E63523D" w14:textId="77777777" w:rsidR="006733CE" w:rsidRPr="006733CE" w:rsidRDefault="006733CE" w:rsidP="006733CE">
      <w:pPr>
        <w:rPr>
          <w:b/>
          <w:bCs/>
        </w:rPr>
      </w:pPr>
      <w:r w:rsidRPr="006733CE">
        <w:rPr>
          <w:b/>
          <w:bCs/>
        </w:rPr>
        <w:tab/>
      </w:r>
    </w:p>
    <w:p w14:paraId="1356AD7A" w14:textId="77777777" w:rsidR="006733CE" w:rsidRPr="006733CE" w:rsidRDefault="006733CE" w:rsidP="006733CE">
      <w:pPr>
        <w:rPr>
          <w:b/>
          <w:bCs/>
        </w:rPr>
      </w:pPr>
      <w:r w:rsidRPr="006733CE">
        <w:rPr>
          <w:b/>
          <w:bCs/>
        </w:rPr>
        <w:tab/>
        <w:t>//Bind</w:t>
      </w:r>
    </w:p>
    <w:p w14:paraId="7F49E773" w14:textId="77777777" w:rsidR="006733CE" w:rsidRPr="006733CE" w:rsidRDefault="006733CE" w:rsidP="006733CE">
      <w:pPr>
        <w:rPr>
          <w:b/>
          <w:bCs/>
        </w:rPr>
      </w:pPr>
      <w:r w:rsidRPr="006733CE">
        <w:rPr>
          <w:b/>
          <w:bCs/>
        </w:rPr>
        <w:tab/>
        <w:t>if( bind(socket_desc,(struct sockaddr *)&amp;server , sizeof(server)) &lt; 0)</w:t>
      </w:r>
    </w:p>
    <w:p w14:paraId="51412794" w14:textId="77777777" w:rsidR="006733CE" w:rsidRPr="006733CE" w:rsidRDefault="006733CE" w:rsidP="006733CE">
      <w:pPr>
        <w:rPr>
          <w:b/>
          <w:bCs/>
        </w:rPr>
      </w:pPr>
      <w:r w:rsidRPr="006733CE">
        <w:rPr>
          <w:b/>
          <w:bCs/>
        </w:rPr>
        <w:tab/>
        <w:t>{</w:t>
      </w:r>
    </w:p>
    <w:p w14:paraId="4B983BE5" w14:textId="77777777" w:rsidR="006733CE" w:rsidRPr="006733CE" w:rsidRDefault="006733CE" w:rsidP="006733CE">
      <w:pPr>
        <w:rPr>
          <w:b/>
          <w:bCs/>
        </w:rPr>
      </w:pPr>
      <w:r w:rsidRPr="006733CE">
        <w:rPr>
          <w:b/>
          <w:bCs/>
        </w:rPr>
        <w:tab/>
      </w:r>
      <w:r w:rsidRPr="006733CE">
        <w:rPr>
          <w:b/>
          <w:bCs/>
        </w:rPr>
        <w:tab/>
        <w:t>puts("bind failed");</w:t>
      </w:r>
    </w:p>
    <w:p w14:paraId="2A3EA5F2" w14:textId="77777777" w:rsidR="006733CE" w:rsidRPr="006733CE" w:rsidRDefault="006733CE" w:rsidP="006733CE">
      <w:pPr>
        <w:rPr>
          <w:b/>
          <w:bCs/>
        </w:rPr>
      </w:pPr>
      <w:r w:rsidRPr="006733CE">
        <w:rPr>
          <w:b/>
          <w:bCs/>
        </w:rPr>
        <w:tab/>
        <w:t>}</w:t>
      </w:r>
    </w:p>
    <w:p w14:paraId="40710204" w14:textId="77777777" w:rsidR="006733CE" w:rsidRPr="006733CE" w:rsidRDefault="006733CE" w:rsidP="006733CE">
      <w:pPr>
        <w:rPr>
          <w:b/>
          <w:bCs/>
        </w:rPr>
      </w:pPr>
      <w:r w:rsidRPr="006733CE">
        <w:rPr>
          <w:b/>
          <w:bCs/>
        </w:rPr>
        <w:tab/>
        <w:t>puts("bind done");</w:t>
      </w:r>
    </w:p>
    <w:p w14:paraId="4A6729C5" w14:textId="77777777" w:rsidR="006733CE" w:rsidRPr="006733CE" w:rsidRDefault="006733CE" w:rsidP="006733CE">
      <w:pPr>
        <w:rPr>
          <w:b/>
          <w:bCs/>
        </w:rPr>
      </w:pPr>
      <w:r w:rsidRPr="006733CE">
        <w:rPr>
          <w:b/>
          <w:bCs/>
        </w:rPr>
        <w:tab/>
      </w:r>
    </w:p>
    <w:p w14:paraId="72BA4DFE" w14:textId="77777777" w:rsidR="006733CE" w:rsidRPr="006733CE" w:rsidRDefault="006733CE" w:rsidP="006733CE">
      <w:pPr>
        <w:rPr>
          <w:b/>
          <w:bCs/>
        </w:rPr>
      </w:pPr>
      <w:r w:rsidRPr="006733CE">
        <w:rPr>
          <w:b/>
          <w:bCs/>
        </w:rPr>
        <w:tab/>
        <w:t>//Listen</w:t>
      </w:r>
    </w:p>
    <w:p w14:paraId="704F0AE6" w14:textId="77777777" w:rsidR="006733CE" w:rsidRPr="006733CE" w:rsidRDefault="006733CE" w:rsidP="006733CE">
      <w:pPr>
        <w:rPr>
          <w:b/>
          <w:bCs/>
        </w:rPr>
      </w:pPr>
      <w:r w:rsidRPr="006733CE">
        <w:rPr>
          <w:b/>
          <w:bCs/>
        </w:rPr>
        <w:tab/>
        <w:t>listen(socket_desc , 3);</w:t>
      </w:r>
    </w:p>
    <w:p w14:paraId="2361FCB0" w14:textId="77777777" w:rsidR="006733CE" w:rsidRPr="006733CE" w:rsidRDefault="006733CE" w:rsidP="006733CE">
      <w:pPr>
        <w:rPr>
          <w:b/>
          <w:bCs/>
        </w:rPr>
      </w:pPr>
      <w:r w:rsidRPr="006733CE">
        <w:rPr>
          <w:b/>
          <w:bCs/>
        </w:rPr>
        <w:tab/>
      </w:r>
    </w:p>
    <w:p w14:paraId="0127AB68" w14:textId="77777777" w:rsidR="006733CE" w:rsidRPr="006733CE" w:rsidRDefault="006733CE" w:rsidP="006733CE">
      <w:pPr>
        <w:rPr>
          <w:b/>
          <w:bCs/>
        </w:rPr>
      </w:pPr>
      <w:r w:rsidRPr="006733CE">
        <w:rPr>
          <w:b/>
          <w:bCs/>
        </w:rPr>
        <w:tab/>
        <w:t>//Accept and incoming connection</w:t>
      </w:r>
    </w:p>
    <w:p w14:paraId="69E7627C" w14:textId="77777777" w:rsidR="006733CE" w:rsidRPr="006733CE" w:rsidRDefault="006733CE" w:rsidP="006733CE">
      <w:pPr>
        <w:rPr>
          <w:b/>
          <w:bCs/>
        </w:rPr>
      </w:pPr>
      <w:r w:rsidRPr="006733CE">
        <w:rPr>
          <w:b/>
          <w:bCs/>
        </w:rPr>
        <w:tab/>
        <w:t>puts("Waiting for incoming connections...");</w:t>
      </w:r>
    </w:p>
    <w:p w14:paraId="6CBA279B" w14:textId="77777777" w:rsidR="006733CE" w:rsidRPr="006733CE" w:rsidRDefault="006733CE" w:rsidP="006733CE">
      <w:pPr>
        <w:rPr>
          <w:b/>
          <w:bCs/>
        </w:rPr>
      </w:pPr>
      <w:r w:rsidRPr="006733CE">
        <w:rPr>
          <w:b/>
          <w:bCs/>
        </w:rPr>
        <w:tab/>
        <w:t>c = sizeof(struct sockaddr_in);</w:t>
      </w:r>
    </w:p>
    <w:p w14:paraId="3C8E5494" w14:textId="77777777" w:rsidR="006733CE" w:rsidRPr="006733CE" w:rsidRDefault="006733CE" w:rsidP="006733CE">
      <w:pPr>
        <w:rPr>
          <w:b/>
          <w:bCs/>
        </w:rPr>
      </w:pPr>
      <w:r w:rsidRPr="006733CE">
        <w:rPr>
          <w:b/>
          <w:bCs/>
        </w:rPr>
        <w:tab/>
        <w:t>new_socket = accept(socket_desc, (struct sockaddr *)&amp;client, (socklen_t*)&amp;c);</w:t>
      </w:r>
    </w:p>
    <w:p w14:paraId="3B4F8191" w14:textId="77777777" w:rsidR="006733CE" w:rsidRPr="006733CE" w:rsidRDefault="006733CE" w:rsidP="006733CE">
      <w:pPr>
        <w:rPr>
          <w:b/>
          <w:bCs/>
        </w:rPr>
      </w:pPr>
      <w:r w:rsidRPr="006733CE">
        <w:rPr>
          <w:b/>
          <w:bCs/>
        </w:rPr>
        <w:tab/>
        <w:t>if (new_socket&lt;0)</w:t>
      </w:r>
    </w:p>
    <w:p w14:paraId="742A5C4F" w14:textId="77777777" w:rsidR="006733CE" w:rsidRPr="006733CE" w:rsidRDefault="006733CE" w:rsidP="006733CE">
      <w:pPr>
        <w:rPr>
          <w:b/>
          <w:bCs/>
        </w:rPr>
      </w:pPr>
      <w:r w:rsidRPr="006733CE">
        <w:rPr>
          <w:b/>
          <w:bCs/>
        </w:rPr>
        <w:tab/>
        <w:t>{</w:t>
      </w:r>
    </w:p>
    <w:p w14:paraId="18242B3A" w14:textId="77777777" w:rsidR="006733CE" w:rsidRPr="006733CE" w:rsidRDefault="006733CE" w:rsidP="006733CE">
      <w:pPr>
        <w:rPr>
          <w:b/>
          <w:bCs/>
        </w:rPr>
      </w:pPr>
      <w:r w:rsidRPr="006733CE">
        <w:rPr>
          <w:b/>
          <w:bCs/>
        </w:rPr>
        <w:tab/>
      </w:r>
      <w:r w:rsidRPr="006733CE">
        <w:rPr>
          <w:b/>
          <w:bCs/>
        </w:rPr>
        <w:tab/>
        <w:t>perror("accept failed");</w:t>
      </w:r>
    </w:p>
    <w:p w14:paraId="3E9B1288" w14:textId="77777777" w:rsidR="006733CE" w:rsidRPr="006733CE" w:rsidRDefault="006733CE" w:rsidP="006733CE">
      <w:pPr>
        <w:rPr>
          <w:b/>
          <w:bCs/>
        </w:rPr>
      </w:pPr>
      <w:r w:rsidRPr="006733CE">
        <w:rPr>
          <w:b/>
          <w:bCs/>
        </w:rPr>
        <w:tab/>
        <w:t>}</w:t>
      </w:r>
    </w:p>
    <w:p w14:paraId="5E22C9AA" w14:textId="77777777" w:rsidR="006733CE" w:rsidRPr="006733CE" w:rsidRDefault="006733CE" w:rsidP="006733CE">
      <w:pPr>
        <w:rPr>
          <w:b/>
          <w:bCs/>
        </w:rPr>
      </w:pPr>
      <w:r w:rsidRPr="006733CE">
        <w:rPr>
          <w:b/>
          <w:bCs/>
        </w:rPr>
        <w:tab/>
      </w:r>
    </w:p>
    <w:p w14:paraId="779F6BED" w14:textId="77777777" w:rsidR="006733CE" w:rsidRPr="006733CE" w:rsidRDefault="006733CE" w:rsidP="006733CE">
      <w:pPr>
        <w:rPr>
          <w:b/>
          <w:bCs/>
        </w:rPr>
      </w:pPr>
      <w:r w:rsidRPr="006733CE">
        <w:rPr>
          <w:b/>
          <w:bCs/>
        </w:rPr>
        <w:tab/>
        <w:t>puts("Connection accepted");</w:t>
      </w:r>
    </w:p>
    <w:p w14:paraId="39FC55E3" w14:textId="77777777" w:rsidR="006733CE" w:rsidRPr="006733CE" w:rsidRDefault="006733CE" w:rsidP="006733CE">
      <w:pPr>
        <w:rPr>
          <w:b/>
          <w:bCs/>
        </w:rPr>
      </w:pPr>
    </w:p>
    <w:p w14:paraId="2077C9CC" w14:textId="77777777" w:rsidR="006733CE" w:rsidRPr="006733CE" w:rsidRDefault="006733CE" w:rsidP="006733CE">
      <w:pPr>
        <w:rPr>
          <w:b/>
          <w:bCs/>
        </w:rPr>
      </w:pPr>
      <w:r w:rsidRPr="006733CE">
        <w:rPr>
          <w:b/>
          <w:bCs/>
        </w:rPr>
        <w:tab/>
        <w:t>return 0;</w:t>
      </w:r>
    </w:p>
    <w:p w14:paraId="2E8552E7" w14:textId="77777777" w:rsidR="006733CE" w:rsidRPr="006733CE" w:rsidRDefault="006733CE" w:rsidP="006733CE">
      <w:pPr>
        <w:rPr>
          <w:b/>
          <w:bCs/>
        </w:rPr>
      </w:pPr>
      <w:r w:rsidRPr="006733CE">
        <w:rPr>
          <w:b/>
          <w:bCs/>
        </w:rPr>
        <w:t>}</w:t>
      </w:r>
    </w:p>
    <w:p w14:paraId="4BCA3FCF" w14:textId="77777777" w:rsidR="006733CE" w:rsidRPr="006733CE" w:rsidRDefault="006733CE" w:rsidP="006733CE">
      <w:r w:rsidRPr="006733CE">
        <w:rPr>
          <w:b/>
          <w:bCs/>
        </w:rPr>
        <w:t>Program output</w:t>
      </w:r>
    </w:p>
    <w:p w14:paraId="28FEC483" w14:textId="77777777" w:rsidR="006733CE" w:rsidRPr="006733CE" w:rsidRDefault="006733CE" w:rsidP="006733CE">
      <w:r w:rsidRPr="006733CE">
        <w:lastRenderedPageBreak/>
        <w:t>Run the program. It should show</w:t>
      </w:r>
    </w:p>
    <w:p w14:paraId="50C5A709" w14:textId="77777777" w:rsidR="006733CE" w:rsidRPr="006733CE" w:rsidRDefault="006733CE" w:rsidP="006733CE">
      <w:pPr>
        <w:rPr>
          <w:b/>
          <w:bCs/>
        </w:rPr>
      </w:pPr>
      <w:r w:rsidRPr="006733CE">
        <w:rPr>
          <w:b/>
          <w:bCs/>
        </w:rPr>
        <w:t>bind done</w:t>
      </w:r>
    </w:p>
    <w:p w14:paraId="49A5EF1E" w14:textId="77777777" w:rsidR="006733CE" w:rsidRPr="006733CE" w:rsidRDefault="006733CE" w:rsidP="006733CE">
      <w:pPr>
        <w:rPr>
          <w:b/>
          <w:bCs/>
        </w:rPr>
      </w:pPr>
      <w:r w:rsidRPr="006733CE">
        <w:rPr>
          <w:b/>
          <w:bCs/>
        </w:rPr>
        <w:t>Waiting for incoming connections...</w:t>
      </w:r>
    </w:p>
    <w:p w14:paraId="7DD32C7C" w14:textId="77777777" w:rsidR="006733CE" w:rsidRPr="006733CE" w:rsidRDefault="006733CE" w:rsidP="006733CE">
      <w:r w:rsidRPr="006733CE">
        <w:t>So now this program is waiting for incoming connections on port 8888. Dont close this program , keep it running.</w:t>
      </w:r>
      <w:r w:rsidRPr="006733CE">
        <w:br/>
        <w:t>Now a client can connect to it on this port. We shall use the telnet client for testing this. Open a terminal and type</w:t>
      </w:r>
    </w:p>
    <w:p w14:paraId="295E820A" w14:textId="77777777" w:rsidR="006733CE" w:rsidRPr="006733CE" w:rsidRDefault="006733CE" w:rsidP="006733CE">
      <w:pPr>
        <w:rPr>
          <w:b/>
          <w:bCs/>
        </w:rPr>
      </w:pPr>
      <w:r w:rsidRPr="006733CE">
        <w:rPr>
          <w:b/>
          <w:bCs/>
        </w:rPr>
        <w:t>$ telnet localhost 8888</w:t>
      </w:r>
    </w:p>
    <w:p w14:paraId="29AF902D" w14:textId="77777777" w:rsidR="006733CE" w:rsidRPr="006733CE" w:rsidRDefault="006733CE" w:rsidP="006733CE">
      <w:r w:rsidRPr="006733CE">
        <w:t>On the terminal you shall get</w:t>
      </w:r>
    </w:p>
    <w:p w14:paraId="4F3AE052" w14:textId="77777777" w:rsidR="006733CE" w:rsidRPr="006733CE" w:rsidRDefault="006733CE" w:rsidP="006733CE">
      <w:pPr>
        <w:rPr>
          <w:b/>
          <w:bCs/>
        </w:rPr>
      </w:pPr>
      <w:r w:rsidRPr="006733CE">
        <w:rPr>
          <w:b/>
          <w:bCs/>
        </w:rPr>
        <w:t>Trying 127.0.0.1...</w:t>
      </w:r>
    </w:p>
    <w:p w14:paraId="20BC78B1" w14:textId="77777777" w:rsidR="006733CE" w:rsidRPr="006733CE" w:rsidRDefault="006733CE" w:rsidP="006733CE">
      <w:pPr>
        <w:rPr>
          <w:b/>
          <w:bCs/>
        </w:rPr>
      </w:pPr>
      <w:r w:rsidRPr="006733CE">
        <w:rPr>
          <w:b/>
          <w:bCs/>
        </w:rPr>
        <w:t>Connected to localhost.</w:t>
      </w:r>
    </w:p>
    <w:p w14:paraId="796EDC0A" w14:textId="77777777" w:rsidR="006733CE" w:rsidRPr="006733CE" w:rsidRDefault="006733CE" w:rsidP="006733CE">
      <w:pPr>
        <w:rPr>
          <w:b/>
          <w:bCs/>
        </w:rPr>
      </w:pPr>
      <w:r w:rsidRPr="006733CE">
        <w:rPr>
          <w:b/>
          <w:bCs/>
        </w:rPr>
        <w:t>Escape character is '^]'.</w:t>
      </w:r>
    </w:p>
    <w:p w14:paraId="2CFC5F40" w14:textId="77777777" w:rsidR="006733CE" w:rsidRPr="006733CE" w:rsidRDefault="006733CE" w:rsidP="006733CE">
      <w:pPr>
        <w:rPr>
          <w:b/>
          <w:bCs/>
        </w:rPr>
      </w:pPr>
      <w:r w:rsidRPr="006733CE">
        <w:rPr>
          <w:b/>
          <w:bCs/>
        </w:rPr>
        <w:t>Connection closed by foreign host.</w:t>
      </w:r>
    </w:p>
    <w:p w14:paraId="68DED837" w14:textId="77777777" w:rsidR="006733CE" w:rsidRPr="006733CE" w:rsidRDefault="006733CE" w:rsidP="006733CE">
      <w:r w:rsidRPr="006733CE">
        <w:t>And the server output will show</w:t>
      </w:r>
    </w:p>
    <w:p w14:paraId="48199823" w14:textId="77777777" w:rsidR="006733CE" w:rsidRPr="006733CE" w:rsidRDefault="006733CE" w:rsidP="006733CE">
      <w:pPr>
        <w:rPr>
          <w:b/>
          <w:bCs/>
        </w:rPr>
      </w:pPr>
      <w:r w:rsidRPr="006733CE">
        <w:rPr>
          <w:b/>
          <w:bCs/>
        </w:rPr>
        <w:t>bind done</w:t>
      </w:r>
    </w:p>
    <w:p w14:paraId="18EE4E9C" w14:textId="77777777" w:rsidR="006733CE" w:rsidRPr="006733CE" w:rsidRDefault="006733CE" w:rsidP="006733CE">
      <w:pPr>
        <w:rPr>
          <w:b/>
          <w:bCs/>
        </w:rPr>
      </w:pPr>
      <w:r w:rsidRPr="006733CE">
        <w:rPr>
          <w:b/>
          <w:bCs/>
        </w:rPr>
        <w:t>Waiting for incoming connections...</w:t>
      </w:r>
    </w:p>
    <w:p w14:paraId="094A6CA0" w14:textId="77777777" w:rsidR="006733CE" w:rsidRPr="006733CE" w:rsidRDefault="006733CE" w:rsidP="006733CE">
      <w:pPr>
        <w:rPr>
          <w:b/>
          <w:bCs/>
        </w:rPr>
      </w:pPr>
      <w:r w:rsidRPr="006733CE">
        <w:rPr>
          <w:b/>
          <w:bCs/>
        </w:rPr>
        <w:t>Connection accepted</w:t>
      </w:r>
    </w:p>
    <w:p w14:paraId="0735E136" w14:textId="77777777" w:rsidR="006733CE" w:rsidRPr="006733CE" w:rsidRDefault="006733CE" w:rsidP="006733CE">
      <w:r w:rsidRPr="006733CE">
        <w:t>So we can see that the client connected to the server. Try the above process till you get it perfect.</w:t>
      </w:r>
    </w:p>
    <w:p w14:paraId="390D991A" w14:textId="77777777" w:rsidR="006733CE" w:rsidRPr="006733CE" w:rsidRDefault="006733CE" w:rsidP="006733CE">
      <w:r w:rsidRPr="006733CE">
        <w:rPr>
          <w:b/>
          <w:bCs/>
        </w:rPr>
        <w:t>4. Get the ip address of the connected client</w:t>
      </w:r>
    </w:p>
    <w:p w14:paraId="59B75508" w14:textId="77777777" w:rsidR="006733CE" w:rsidRPr="006733CE" w:rsidRDefault="006733CE" w:rsidP="006733CE">
      <w:r w:rsidRPr="006733CE">
        <w:t>You can get the ip address of client and the port of connection by using the sockaddr_in structure passed to accept function. It is very simple :</w:t>
      </w:r>
    </w:p>
    <w:p w14:paraId="694604E5" w14:textId="77777777" w:rsidR="006733CE" w:rsidRPr="006733CE" w:rsidRDefault="006733CE" w:rsidP="006733CE">
      <w:pPr>
        <w:rPr>
          <w:b/>
          <w:bCs/>
        </w:rPr>
      </w:pPr>
      <w:r w:rsidRPr="006733CE">
        <w:rPr>
          <w:b/>
          <w:bCs/>
        </w:rPr>
        <w:t>char *client_ip = inet_ntoa(client.sin_addr);</w:t>
      </w:r>
    </w:p>
    <w:p w14:paraId="3E36C219" w14:textId="77777777" w:rsidR="006733CE" w:rsidRPr="006733CE" w:rsidRDefault="006733CE" w:rsidP="006733CE">
      <w:pPr>
        <w:rPr>
          <w:b/>
          <w:bCs/>
        </w:rPr>
      </w:pPr>
      <w:r w:rsidRPr="006733CE">
        <w:rPr>
          <w:b/>
          <w:bCs/>
        </w:rPr>
        <w:t>int client_port = ntohs(client.sin_port);</w:t>
      </w:r>
    </w:p>
    <w:p w14:paraId="55C10B0D" w14:textId="77777777" w:rsidR="006733CE" w:rsidRPr="006733CE" w:rsidRDefault="006733CE" w:rsidP="006733CE">
      <w:r w:rsidRPr="006733CE">
        <w:t>We accepted an incoming connection but closed it immediately. This was not very productive. There are lots of things that can be done after an incoming connection is established. Afterall the connection was established for the purpose of communication. So lets reply to the client.</w:t>
      </w:r>
    </w:p>
    <w:p w14:paraId="69D1E6FC" w14:textId="77777777" w:rsidR="006733CE" w:rsidRPr="006733CE" w:rsidRDefault="006733CE" w:rsidP="006733CE">
      <w:r w:rsidRPr="006733CE">
        <w:lastRenderedPageBreak/>
        <w:t>We can simply use the </w:t>
      </w:r>
      <w:r w:rsidRPr="006733CE">
        <w:rPr>
          <w:b/>
          <w:bCs/>
        </w:rPr>
        <w:t>write</w:t>
      </w:r>
      <w:r w:rsidRPr="006733CE">
        <w:t> function to write something to the socket of the incoming connection and the client should see it. Here is an example :</w:t>
      </w:r>
    </w:p>
    <w:p w14:paraId="349735A7" w14:textId="77777777" w:rsidR="006733CE" w:rsidRPr="006733CE" w:rsidRDefault="006733CE" w:rsidP="006733CE">
      <w:pPr>
        <w:rPr>
          <w:b/>
          <w:bCs/>
        </w:rPr>
      </w:pPr>
      <w:r w:rsidRPr="006733CE">
        <w:rPr>
          <w:b/>
          <w:bCs/>
        </w:rPr>
        <w:t>#include&lt;stdio.h&gt;</w:t>
      </w:r>
    </w:p>
    <w:p w14:paraId="27F214EC" w14:textId="77777777" w:rsidR="006733CE" w:rsidRPr="006733CE" w:rsidRDefault="006733CE" w:rsidP="006733CE">
      <w:pPr>
        <w:rPr>
          <w:b/>
          <w:bCs/>
        </w:rPr>
      </w:pPr>
      <w:r w:rsidRPr="006733CE">
        <w:rPr>
          <w:b/>
          <w:bCs/>
        </w:rPr>
        <w:t>#include&lt;string.h&gt;</w:t>
      </w:r>
      <w:r w:rsidRPr="006733CE">
        <w:rPr>
          <w:b/>
          <w:bCs/>
        </w:rPr>
        <w:tab/>
        <w:t>//strlen</w:t>
      </w:r>
    </w:p>
    <w:p w14:paraId="0D195FA1" w14:textId="77777777" w:rsidR="006733CE" w:rsidRPr="006733CE" w:rsidRDefault="006733CE" w:rsidP="006733CE">
      <w:pPr>
        <w:rPr>
          <w:b/>
          <w:bCs/>
        </w:rPr>
      </w:pPr>
      <w:r w:rsidRPr="006733CE">
        <w:rPr>
          <w:b/>
          <w:bCs/>
        </w:rPr>
        <w:t>#include&lt;sys/socket.h&gt;</w:t>
      </w:r>
    </w:p>
    <w:p w14:paraId="21765851" w14:textId="77777777" w:rsidR="006733CE" w:rsidRPr="006733CE" w:rsidRDefault="006733CE" w:rsidP="006733CE">
      <w:pPr>
        <w:rPr>
          <w:b/>
          <w:bCs/>
        </w:rPr>
      </w:pPr>
      <w:r w:rsidRPr="006733CE">
        <w:rPr>
          <w:b/>
          <w:bCs/>
        </w:rPr>
        <w:t>#include&lt;arpa/inet.h&gt;</w:t>
      </w:r>
      <w:r w:rsidRPr="006733CE">
        <w:rPr>
          <w:b/>
          <w:bCs/>
        </w:rPr>
        <w:tab/>
        <w:t>//inet_addr</w:t>
      </w:r>
    </w:p>
    <w:p w14:paraId="5426D113" w14:textId="77777777" w:rsidR="006733CE" w:rsidRPr="006733CE" w:rsidRDefault="006733CE" w:rsidP="006733CE">
      <w:pPr>
        <w:rPr>
          <w:b/>
          <w:bCs/>
        </w:rPr>
      </w:pPr>
      <w:r w:rsidRPr="006733CE">
        <w:rPr>
          <w:b/>
          <w:bCs/>
        </w:rPr>
        <w:t>#include&lt;unistd.h&gt;</w:t>
      </w:r>
      <w:r w:rsidRPr="006733CE">
        <w:rPr>
          <w:b/>
          <w:bCs/>
        </w:rPr>
        <w:tab/>
        <w:t>//write</w:t>
      </w:r>
    </w:p>
    <w:p w14:paraId="702FA1D6" w14:textId="77777777" w:rsidR="006733CE" w:rsidRPr="006733CE" w:rsidRDefault="006733CE" w:rsidP="006733CE">
      <w:pPr>
        <w:rPr>
          <w:b/>
          <w:bCs/>
        </w:rPr>
      </w:pPr>
    </w:p>
    <w:p w14:paraId="6E608A12" w14:textId="77777777" w:rsidR="006733CE" w:rsidRPr="006733CE" w:rsidRDefault="006733CE" w:rsidP="006733CE">
      <w:pPr>
        <w:rPr>
          <w:b/>
          <w:bCs/>
        </w:rPr>
      </w:pPr>
      <w:r w:rsidRPr="006733CE">
        <w:rPr>
          <w:b/>
          <w:bCs/>
        </w:rPr>
        <w:t>int main(int argc , char *argv[])</w:t>
      </w:r>
    </w:p>
    <w:p w14:paraId="089DD425" w14:textId="77777777" w:rsidR="006733CE" w:rsidRPr="006733CE" w:rsidRDefault="006733CE" w:rsidP="006733CE">
      <w:pPr>
        <w:rPr>
          <w:b/>
          <w:bCs/>
        </w:rPr>
      </w:pPr>
      <w:r w:rsidRPr="006733CE">
        <w:rPr>
          <w:b/>
          <w:bCs/>
        </w:rPr>
        <w:t>{</w:t>
      </w:r>
    </w:p>
    <w:p w14:paraId="29E04FCE" w14:textId="77777777" w:rsidR="006733CE" w:rsidRPr="006733CE" w:rsidRDefault="006733CE" w:rsidP="006733CE">
      <w:pPr>
        <w:rPr>
          <w:b/>
          <w:bCs/>
        </w:rPr>
      </w:pPr>
      <w:r w:rsidRPr="006733CE">
        <w:rPr>
          <w:b/>
          <w:bCs/>
        </w:rPr>
        <w:tab/>
        <w:t>int socket_desc , new_socket , c;</w:t>
      </w:r>
    </w:p>
    <w:p w14:paraId="1D626CCD" w14:textId="77777777" w:rsidR="006733CE" w:rsidRPr="006733CE" w:rsidRDefault="006733CE" w:rsidP="006733CE">
      <w:pPr>
        <w:rPr>
          <w:b/>
          <w:bCs/>
        </w:rPr>
      </w:pPr>
      <w:r w:rsidRPr="006733CE">
        <w:rPr>
          <w:b/>
          <w:bCs/>
        </w:rPr>
        <w:tab/>
        <w:t>struct sockaddr_in server , client;</w:t>
      </w:r>
    </w:p>
    <w:p w14:paraId="63F4BB94" w14:textId="77777777" w:rsidR="006733CE" w:rsidRPr="006733CE" w:rsidRDefault="006733CE" w:rsidP="006733CE">
      <w:pPr>
        <w:rPr>
          <w:b/>
          <w:bCs/>
        </w:rPr>
      </w:pPr>
      <w:r w:rsidRPr="006733CE">
        <w:rPr>
          <w:b/>
          <w:bCs/>
        </w:rPr>
        <w:tab/>
        <w:t>char *message;</w:t>
      </w:r>
    </w:p>
    <w:p w14:paraId="3ECD0511" w14:textId="77777777" w:rsidR="006733CE" w:rsidRPr="006733CE" w:rsidRDefault="006733CE" w:rsidP="006733CE">
      <w:pPr>
        <w:rPr>
          <w:b/>
          <w:bCs/>
        </w:rPr>
      </w:pPr>
      <w:r w:rsidRPr="006733CE">
        <w:rPr>
          <w:b/>
          <w:bCs/>
        </w:rPr>
        <w:tab/>
      </w:r>
    </w:p>
    <w:p w14:paraId="5A483105" w14:textId="77777777" w:rsidR="006733CE" w:rsidRPr="006733CE" w:rsidRDefault="006733CE" w:rsidP="006733CE">
      <w:pPr>
        <w:rPr>
          <w:b/>
          <w:bCs/>
        </w:rPr>
      </w:pPr>
      <w:r w:rsidRPr="006733CE">
        <w:rPr>
          <w:b/>
          <w:bCs/>
        </w:rPr>
        <w:tab/>
        <w:t>//Create socket</w:t>
      </w:r>
    </w:p>
    <w:p w14:paraId="1E8D7079" w14:textId="77777777" w:rsidR="006733CE" w:rsidRPr="006733CE" w:rsidRDefault="006733CE" w:rsidP="006733CE">
      <w:pPr>
        <w:rPr>
          <w:b/>
          <w:bCs/>
        </w:rPr>
      </w:pPr>
      <w:r w:rsidRPr="006733CE">
        <w:rPr>
          <w:b/>
          <w:bCs/>
        </w:rPr>
        <w:tab/>
        <w:t>socket_desc = socket(AF_INET , SOCK_STREAM , 0);</w:t>
      </w:r>
    </w:p>
    <w:p w14:paraId="33209BC3" w14:textId="77777777" w:rsidR="006733CE" w:rsidRPr="006733CE" w:rsidRDefault="006733CE" w:rsidP="006733CE">
      <w:pPr>
        <w:rPr>
          <w:b/>
          <w:bCs/>
        </w:rPr>
      </w:pPr>
      <w:r w:rsidRPr="006733CE">
        <w:rPr>
          <w:b/>
          <w:bCs/>
        </w:rPr>
        <w:tab/>
        <w:t>if (socket_desc == -1)</w:t>
      </w:r>
    </w:p>
    <w:p w14:paraId="05045E76" w14:textId="77777777" w:rsidR="006733CE" w:rsidRPr="006733CE" w:rsidRDefault="006733CE" w:rsidP="006733CE">
      <w:pPr>
        <w:rPr>
          <w:b/>
          <w:bCs/>
        </w:rPr>
      </w:pPr>
      <w:r w:rsidRPr="006733CE">
        <w:rPr>
          <w:b/>
          <w:bCs/>
        </w:rPr>
        <w:tab/>
        <w:t>{</w:t>
      </w:r>
    </w:p>
    <w:p w14:paraId="13A88772" w14:textId="77777777" w:rsidR="006733CE" w:rsidRPr="006733CE" w:rsidRDefault="006733CE" w:rsidP="006733CE">
      <w:pPr>
        <w:rPr>
          <w:b/>
          <w:bCs/>
        </w:rPr>
      </w:pPr>
      <w:r w:rsidRPr="006733CE">
        <w:rPr>
          <w:b/>
          <w:bCs/>
        </w:rPr>
        <w:tab/>
      </w:r>
      <w:r w:rsidRPr="006733CE">
        <w:rPr>
          <w:b/>
          <w:bCs/>
        </w:rPr>
        <w:tab/>
        <w:t>printf("Could not create socket");</w:t>
      </w:r>
    </w:p>
    <w:p w14:paraId="4360EB31" w14:textId="77777777" w:rsidR="006733CE" w:rsidRPr="006733CE" w:rsidRDefault="006733CE" w:rsidP="006733CE">
      <w:pPr>
        <w:rPr>
          <w:b/>
          <w:bCs/>
        </w:rPr>
      </w:pPr>
      <w:r w:rsidRPr="006733CE">
        <w:rPr>
          <w:b/>
          <w:bCs/>
        </w:rPr>
        <w:tab/>
        <w:t>}</w:t>
      </w:r>
    </w:p>
    <w:p w14:paraId="782B9B47" w14:textId="77777777" w:rsidR="006733CE" w:rsidRPr="006733CE" w:rsidRDefault="006733CE" w:rsidP="006733CE">
      <w:pPr>
        <w:rPr>
          <w:b/>
          <w:bCs/>
        </w:rPr>
      </w:pPr>
      <w:r w:rsidRPr="006733CE">
        <w:rPr>
          <w:b/>
          <w:bCs/>
        </w:rPr>
        <w:tab/>
      </w:r>
    </w:p>
    <w:p w14:paraId="3BF0E2E3" w14:textId="77777777" w:rsidR="006733CE" w:rsidRPr="006733CE" w:rsidRDefault="006733CE" w:rsidP="006733CE">
      <w:pPr>
        <w:rPr>
          <w:b/>
          <w:bCs/>
        </w:rPr>
      </w:pPr>
      <w:r w:rsidRPr="006733CE">
        <w:rPr>
          <w:b/>
          <w:bCs/>
        </w:rPr>
        <w:tab/>
        <w:t>//Prepare the sockaddr_in structure</w:t>
      </w:r>
    </w:p>
    <w:p w14:paraId="233CEE1E" w14:textId="77777777" w:rsidR="006733CE" w:rsidRPr="006733CE" w:rsidRDefault="006733CE" w:rsidP="006733CE">
      <w:pPr>
        <w:rPr>
          <w:b/>
          <w:bCs/>
        </w:rPr>
      </w:pPr>
      <w:r w:rsidRPr="006733CE">
        <w:rPr>
          <w:b/>
          <w:bCs/>
        </w:rPr>
        <w:tab/>
        <w:t>server.sin_family = AF_INET;</w:t>
      </w:r>
    </w:p>
    <w:p w14:paraId="7387AB98" w14:textId="77777777" w:rsidR="006733CE" w:rsidRPr="006733CE" w:rsidRDefault="006733CE" w:rsidP="006733CE">
      <w:pPr>
        <w:rPr>
          <w:b/>
          <w:bCs/>
        </w:rPr>
      </w:pPr>
      <w:r w:rsidRPr="006733CE">
        <w:rPr>
          <w:b/>
          <w:bCs/>
        </w:rPr>
        <w:tab/>
        <w:t>server.sin_addr.s_addr = INADDR_ANY;</w:t>
      </w:r>
    </w:p>
    <w:p w14:paraId="36CED6FD" w14:textId="77777777" w:rsidR="006733CE" w:rsidRPr="006733CE" w:rsidRDefault="006733CE" w:rsidP="006733CE">
      <w:pPr>
        <w:rPr>
          <w:b/>
          <w:bCs/>
        </w:rPr>
      </w:pPr>
      <w:r w:rsidRPr="006733CE">
        <w:rPr>
          <w:b/>
          <w:bCs/>
        </w:rPr>
        <w:tab/>
        <w:t>server.sin_port = htons( 8888 );</w:t>
      </w:r>
    </w:p>
    <w:p w14:paraId="381A69A0" w14:textId="77777777" w:rsidR="006733CE" w:rsidRPr="006733CE" w:rsidRDefault="006733CE" w:rsidP="006733CE">
      <w:pPr>
        <w:rPr>
          <w:b/>
          <w:bCs/>
        </w:rPr>
      </w:pPr>
      <w:r w:rsidRPr="006733CE">
        <w:rPr>
          <w:b/>
          <w:bCs/>
        </w:rPr>
        <w:tab/>
      </w:r>
    </w:p>
    <w:p w14:paraId="6852DE10" w14:textId="77777777" w:rsidR="006733CE" w:rsidRPr="006733CE" w:rsidRDefault="006733CE" w:rsidP="006733CE">
      <w:pPr>
        <w:rPr>
          <w:b/>
          <w:bCs/>
        </w:rPr>
      </w:pPr>
      <w:r w:rsidRPr="006733CE">
        <w:rPr>
          <w:b/>
          <w:bCs/>
        </w:rPr>
        <w:lastRenderedPageBreak/>
        <w:tab/>
        <w:t>//Bind</w:t>
      </w:r>
    </w:p>
    <w:p w14:paraId="4E1DFBD4" w14:textId="77777777" w:rsidR="006733CE" w:rsidRPr="006733CE" w:rsidRDefault="006733CE" w:rsidP="006733CE">
      <w:pPr>
        <w:rPr>
          <w:b/>
          <w:bCs/>
        </w:rPr>
      </w:pPr>
      <w:r w:rsidRPr="006733CE">
        <w:rPr>
          <w:b/>
          <w:bCs/>
        </w:rPr>
        <w:tab/>
        <w:t>if( bind(socket_desc,(struct sockaddr *)&amp;server , sizeof(server)) &lt; 0)</w:t>
      </w:r>
    </w:p>
    <w:p w14:paraId="6F52E30F" w14:textId="77777777" w:rsidR="006733CE" w:rsidRPr="006733CE" w:rsidRDefault="006733CE" w:rsidP="006733CE">
      <w:pPr>
        <w:rPr>
          <w:b/>
          <w:bCs/>
        </w:rPr>
      </w:pPr>
      <w:r w:rsidRPr="006733CE">
        <w:rPr>
          <w:b/>
          <w:bCs/>
        </w:rPr>
        <w:tab/>
        <w:t>{</w:t>
      </w:r>
    </w:p>
    <w:p w14:paraId="59DD97A1" w14:textId="77777777" w:rsidR="006733CE" w:rsidRPr="006733CE" w:rsidRDefault="006733CE" w:rsidP="006733CE">
      <w:pPr>
        <w:rPr>
          <w:b/>
          <w:bCs/>
        </w:rPr>
      </w:pPr>
      <w:r w:rsidRPr="006733CE">
        <w:rPr>
          <w:b/>
          <w:bCs/>
        </w:rPr>
        <w:tab/>
      </w:r>
      <w:r w:rsidRPr="006733CE">
        <w:rPr>
          <w:b/>
          <w:bCs/>
        </w:rPr>
        <w:tab/>
        <w:t>puts("bind failed");</w:t>
      </w:r>
    </w:p>
    <w:p w14:paraId="250EEBF5" w14:textId="77777777" w:rsidR="006733CE" w:rsidRPr="006733CE" w:rsidRDefault="006733CE" w:rsidP="006733CE">
      <w:pPr>
        <w:rPr>
          <w:b/>
          <w:bCs/>
        </w:rPr>
      </w:pPr>
      <w:r w:rsidRPr="006733CE">
        <w:rPr>
          <w:b/>
          <w:bCs/>
        </w:rPr>
        <w:tab/>
      </w:r>
      <w:r w:rsidRPr="006733CE">
        <w:rPr>
          <w:b/>
          <w:bCs/>
        </w:rPr>
        <w:tab/>
        <w:t>return 1;</w:t>
      </w:r>
    </w:p>
    <w:p w14:paraId="487EE222" w14:textId="77777777" w:rsidR="006733CE" w:rsidRPr="006733CE" w:rsidRDefault="006733CE" w:rsidP="006733CE">
      <w:pPr>
        <w:rPr>
          <w:b/>
          <w:bCs/>
        </w:rPr>
      </w:pPr>
      <w:r w:rsidRPr="006733CE">
        <w:rPr>
          <w:b/>
          <w:bCs/>
        </w:rPr>
        <w:tab/>
        <w:t>}</w:t>
      </w:r>
    </w:p>
    <w:p w14:paraId="46B5FACF" w14:textId="77777777" w:rsidR="006733CE" w:rsidRPr="006733CE" w:rsidRDefault="006733CE" w:rsidP="006733CE">
      <w:pPr>
        <w:rPr>
          <w:b/>
          <w:bCs/>
        </w:rPr>
      </w:pPr>
      <w:r w:rsidRPr="006733CE">
        <w:rPr>
          <w:b/>
          <w:bCs/>
        </w:rPr>
        <w:tab/>
        <w:t>puts("bind done");</w:t>
      </w:r>
    </w:p>
    <w:p w14:paraId="4E63A37A" w14:textId="77777777" w:rsidR="006733CE" w:rsidRPr="006733CE" w:rsidRDefault="006733CE" w:rsidP="006733CE">
      <w:pPr>
        <w:rPr>
          <w:b/>
          <w:bCs/>
        </w:rPr>
      </w:pPr>
      <w:r w:rsidRPr="006733CE">
        <w:rPr>
          <w:b/>
          <w:bCs/>
        </w:rPr>
        <w:tab/>
      </w:r>
    </w:p>
    <w:p w14:paraId="5F8355B6" w14:textId="77777777" w:rsidR="006733CE" w:rsidRPr="006733CE" w:rsidRDefault="006733CE" w:rsidP="006733CE">
      <w:pPr>
        <w:rPr>
          <w:b/>
          <w:bCs/>
        </w:rPr>
      </w:pPr>
      <w:r w:rsidRPr="006733CE">
        <w:rPr>
          <w:b/>
          <w:bCs/>
        </w:rPr>
        <w:tab/>
        <w:t>//Listen</w:t>
      </w:r>
    </w:p>
    <w:p w14:paraId="4C7C1184" w14:textId="77777777" w:rsidR="006733CE" w:rsidRPr="006733CE" w:rsidRDefault="006733CE" w:rsidP="006733CE">
      <w:pPr>
        <w:rPr>
          <w:b/>
          <w:bCs/>
        </w:rPr>
      </w:pPr>
      <w:r w:rsidRPr="006733CE">
        <w:rPr>
          <w:b/>
          <w:bCs/>
        </w:rPr>
        <w:tab/>
        <w:t>listen(socket_desc , 3);</w:t>
      </w:r>
    </w:p>
    <w:p w14:paraId="4EB8CC18" w14:textId="77777777" w:rsidR="006733CE" w:rsidRPr="006733CE" w:rsidRDefault="006733CE" w:rsidP="006733CE">
      <w:pPr>
        <w:rPr>
          <w:b/>
          <w:bCs/>
        </w:rPr>
      </w:pPr>
      <w:r w:rsidRPr="006733CE">
        <w:rPr>
          <w:b/>
          <w:bCs/>
        </w:rPr>
        <w:tab/>
      </w:r>
    </w:p>
    <w:p w14:paraId="227A9813" w14:textId="77777777" w:rsidR="006733CE" w:rsidRPr="006733CE" w:rsidRDefault="006733CE" w:rsidP="006733CE">
      <w:pPr>
        <w:rPr>
          <w:b/>
          <w:bCs/>
        </w:rPr>
      </w:pPr>
      <w:r w:rsidRPr="006733CE">
        <w:rPr>
          <w:b/>
          <w:bCs/>
        </w:rPr>
        <w:tab/>
        <w:t>//Accept and incoming connection</w:t>
      </w:r>
    </w:p>
    <w:p w14:paraId="5428E532" w14:textId="77777777" w:rsidR="006733CE" w:rsidRPr="006733CE" w:rsidRDefault="006733CE" w:rsidP="006733CE">
      <w:pPr>
        <w:rPr>
          <w:b/>
          <w:bCs/>
        </w:rPr>
      </w:pPr>
      <w:r w:rsidRPr="006733CE">
        <w:rPr>
          <w:b/>
          <w:bCs/>
        </w:rPr>
        <w:tab/>
        <w:t>puts("Waiting for incoming connections...");</w:t>
      </w:r>
    </w:p>
    <w:p w14:paraId="3FED9644" w14:textId="77777777" w:rsidR="006733CE" w:rsidRPr="006733CE" w:rsidRDefault="006733CE" w:rsidP="006733CE">
      <w:pPr>
        <w:rPr>
          <w:b/>
          <w:bCs/>
        </w:rPr>
      </w:pPr>
      <w:r w:rsidRPr="006733CE">
        <w:rPr>
          <w:b/>
          <w:bCs/>
        </w:rPr>
        <w:tab/>
        <w:t>c = sizeof(struct sockaddr_in);</w:t>
      </w:r>
    </w:p>
    <w:p w14:paraId="18AA8626" w14:textId="77777777" w:rsidR="006733CE" w:rsidRPr="006733CE" w:rsidRDefault="006733CE" w:rsidP="006733CE">
      <w:pPr>
        <w:rPr>
          <w:b/>
          <w:bCs/>
        </w:rPr>
      </w:pPr>
      <w:r w:rsidRPr="006733CE">
        <w:rPr>
          <w:b/>
          <w:bCs/>
        </w:rPr>
        <w:tab/>
        <w:t>new_socket = accept(socket_desc, (struct sockaddr *)&amp;client, (socklen_t*)&amp;c);</w:t>
      </w:r>
    </w:p>
    <w:p w14:paraId="60E9124E" w14:textId="77777777" w:rsidR="006733CE" w:rsidRPr="006733CE" w:rsidRDefault="006733CE" w:rsidP="006733CE">
      <w:pPr>
        <w:rPr>
          <w:b/>
          <w:bCs/>
        </w:rPr>
      </w:pPr>
      <w:r w:rsidRPr="006733CE">
        <w:rPr>
          <w:b/>
          <w:bCs/>
        </w:rPr>
        <w:tab/>
        <w:t>if (new_socket&lt;0)</w:t>
      </w:r>
    </w:p>
    <w:p w14:paraId="68702482" w14:textId="77777777" w:rsidR="006733CE" w:rsidRPr="006733CE" w:rsidRDefault="006733CE" w:rsidP="006733CE">
      <w:pPr>
        <w:rPr>
          <w:b/>
          <w:bCs/>
        </w:rPr>
      </w:pPr>
      <w:r w:rsidRPr="006733CE">
        <w:rPr>
          <w:b/>
          <w:bCs/>
        </w:rPr>
        <w:tab/>
        <w:t>{</w:t>
      </w:r>
    </w:p>
    <w:p w14:paraId="313577D4" w14:textId="77777777" w:rsidR="006733CE" w:rsidRPr="006733CE" w:rsidRDefault="006733CE" w:rsidP="006733CE">
      <w:pPr>
        <w:rPr>
          <w:b/>
          <w:bCs/>
        </w:rPr>
      </w:pPr>
      <w:r w:rsidRPr="006733CE">
        <w:rPr>
          <w:b/>
          <w:bCs/>
        </w:rPr>
        <w:tab/>
      </w:r>
      <w:r w:rsidRPr="006733CE">
        <w:rPr>
          <w:b/>
          <w:bCs/>
        </w:rPr>
        <w:tab/>
        <w:t>perror("accept failed");</w:t>
      </w:r>
    </w:p>
    <w:p w14:paraId="6B42C95E" w14:textId="77777777" w:rsidR="006733CE" w:rsidRPr="006733CE" w:rsidRDefault="006733CE" w:rsidP="006733CE">
      <w:pPr>
        <w:rPr>
          <w:b/>
          <w:bCs/>
        </w:rPr>
      </w:pPr>
      <w:r w:rsidRPr="006733CE">
        <w:rPr>
          <w:b/>
          <w:bCs/>
        </w:rPr>
        <w:tab/>
      </w:r>
      <w:r w:rsidRPr="006733CE">
        <w:rPr>
          <w:b/>
          <w:bCs/>
        </w:rPr>
        <w:tab/>
        <w:t>return 1;</w:t>
      </w:r>
    </w:p>
    <w:p w14:paraId="7C3414AE" w14:textId="77777777" w:rsidR="006733CE" w:rsidRPr="006733CE" w:rsidRDefault="006733CE" w:rsidP="006733CE">
      <w:pPr>
        <w:rPr>
          <w:b/>
          <w:bCs/>
        </w:rPr>
      </w:pPr>
      <w:r w:rsidRPr="006733CE">
        <w:rPr>
          <w:b/>
          <w:bCs/>
        </w:rPr>
        <w:tab/>
        <w:t>}</w:t>
      </w:r>
    </w:p>
    <w:p w14:paraId="750A4906" w14:textId="77777777" w:rsidR="006733CE" w:rsidRPr="006733CE" w:rsidRDefault="006733CE" w:rsidP="006733CE">
      <w:pPr>
        <w:rPr>
          <w:b/>
          <w:bCs/>
        </w:rPr>
      </w:pPr>
      <w:r w:rsidRPr="006733CE">
        <w:rPr>
          <w:b/>
          <w:bCs/>
        </w:rPr>
        <w:tab/>
      </w:r>
    </w:p>
    <w:p w14:paraId="26A06816" w14:textId="77777777" w:rsidR="006733CE" w:rsidRPr="006733CE" w:rsidRDefault="006733CE" w:rsidP="006733CE">
      <w:pPr>
        <w:rPr>
          <w:b/>
          <w:bCs/>
        </w:rPr>
      </w:pPr>
      <w:r w:rsidRPr="006733CE">
        <w:rPr>
          <w:b/>
          <w:bCs/>
        </w:rPr>
        <w:tab/>
        <w:t>puts("Connection accepted");</w:t>
      </w:r>
    </w:p>
    <w:p w14:paraId="72C5E609" w14:textId="77777777" w:rsidR="006733CE" w:rsidRPr="006733CE" w:rsidRDefault="006733CE" w:rsidP="006733CE">
      <w:pPr>
        <w:rPr>
          <w:b/>
          <w:bCs/>
        </w:rPr>
      </w:pPr>
      <w:r w:rsidRPr="006733CE">
        <w:rPr>
          <w:b/>
          <w:bCs/>
        </w:rPr>
        <w:tab/>
      </w:r>
    </w:p>
    <w:p w14:paraId="2D16E381" w14:textId="77777777" w:rsidR="006733CE" w:rsidRPr="006733CE" w:rsidRDefault="006733CE" w:rsidP="006733CE">
      <w:pPr>
        <w:rPr>
          <w:b/>
          <w:bCs/>
        </w:rPr>
      </w:pPr>
      <w:r w:rsidRPr="006733CE">
        <w:rPr>
          <w:b/>
          <w:bCs/>
        </w:rPr>
        <w:tab/>
        <w:t>//Reply to the client</w:t>
      </w:r>
    </w:p>
    <w:p w14:paraId="622285A2" w14:textId="77777777" w:rsidR="006733CE" w:rsidRPr="006733CE" w:rsidRDefault="006733CE" w:rsidP="006733CE">
      <w:pPr>
        <w:rPr>
          <w:b/>
          <w:bCs/>
        </w:rPr>
      </w:pPr>
      <w:r w:rsidRPr="006733CE">
        <w:rPr>
          <w:b/>
          <w:bCs/>
        </w:rPr>
        <w:tab/>
        <w:t>message = "Hello Client , I have received your connection. But I have to go now, bye\n";</w:t>
      </w:r>
    </w:p>
    <w:p w14:paraId="616D736A" w14:textId="77777777" w:rsidR="006733CE" w:rsidRPr="006733CE" w:rsidRDefault="006733CE" w:rsidP="006733CE">
      <w:pPr>
        <w:rPr>
          <w:b/>
          <w:bCs/>
        </w:rPr>
      </w:pPr>
      <w:r w:rsidRPr="006733CE">
        <w:rPr>
          <w:b/>
          <w:bCs/>
        </w:rPr>
        <w:lastRenderedPageBreak/>
        <w:tab/>
        <w:t>write(new_socket , message , strlen(message));</w:t>
      </w:r>
    </w:p>
    <w:p w14:paraId="3EF18200" w14:textId="77777777" w:rsidR="006733CE" w:rsidRPr="006733CE" w:rsidRDefault="006733CE" w:rsidP="006733CE">
      <w:pPr>
        <w:rPr>
          <w:b/>
          <w:bCs/>
        </w:rPr>
      </w:pPr>
      <w:r w:rsidRPr="006733CE">
        <w:rPr>
          <w:b/>
          <w:bCs/>
        </w:rPr>
        <w:tab/>
      </w:r>
    </w:p>
    <w:p w14:paraId="52150155" w14:textId="77777777" w:rsidR="006733CE" w:rsidRPr="006733CE" w:rsidRDefault="006733CE" w:rsidP="006733CE">
      <w:pPr>
        <w:rPr>
          <w:b/>
          <w:bCs/>
        </w:rPr>
      </w:pPr>
      <w:r w:rsidRPr="006733CE">
        <w:rPr>
          <w:b/>
          <w:bCs/>
        </w:rPr>
        <w:tab/>
        <w:t>return 0;</w:t>
      </w:r>
    </w:p>
    <w:p w14:paraId="0AE0F0B9" w14:textId="77777777" w:rsidR="006733CE" w:rsidRPr="006733CE" w:rsidRDefault="006733CE" w:rsidP="006733CE">
      <w:pPr>
        <w:rPr>
          <w:b/>
          <w:bCs/>
        </w:rPr>
      </w:pPr>
      <w:r w:rsidRPr="006733CE">
        <w:rPr>
          <w:b/>
          <w:bCs/>
        </w:rPr>
        <w:t>}</w:t>
      </w:r>
    </w:p>
    <w:p w14:paraId="727FB0B0" w14:textId="77777777" w:rsidR="006733CE" w:rsidRPr="006733CE" w:rsidRDefault="006733CE" w:rsidP="006733CE">
      <w:r w:rsidRPr="006733CE">
        <w:t>Run the above code in 1 terminal. And connect to this server using telnet from another terminal and you should see this :</w:t>
      </w:r>
    </w:p>
    <w:p w14:paraId="27AA34B8" w14:textId="77777777" w:rsidR="006733CE" w:rsidRPr="006733CE" w:rsidRDefault="006733CE" w:rsidP="006733CE">
      <w:pPr>
        <w:rPr>
          <w:b/>
          <w:bCs/>
        </w:rPr>
      </w:pPr>
      <w:r w:rsidRPr="006733CE">
        <w:rPr>
          <w:b/>
          <w:bCs/>
        </w:rPr>
        <w:t>$ telnet localhost 8888</w:t>
      </w:r>
    </w:p>
    <w:p w14:paraId="47B53628" w14:textId="77777777" w:rsidR="006733CE" w:rsidRPr="006733CE" w:rsidRDefault="006733CE" w:rsidP="006733CE">
      <w:pPr>
        <w:rPr>
          <w:b/>
          <w:bCs/>
        </w:rPr>
      </w:pPr>
      <w:r w:rsidRPr="006733CE">
        <w:rPr>
          <w:b/>
          <w:bCs/>
        </w:rPr>
        <w:t>Trying 127.0.0.1...</w:t>
      </w:r>
    </w:p>
    <w:p w14:paraId="0DEB8908" w14:textId="77777777" w:rsidR="006733CE" w:rsidRPr="006733CE" w:rsidRDefault="006733CE" w:rsidP="006733CE">
      <w:pPr>
        <w:rPr>
          <w:b/>
          <w:bCs/>
        </w:rPr>
      </w:pPr>
      <w:r w:rsidRPr="006733CE">
        <w:rPr>
          <w:b/>
          <w:bCs/>
        </w:rPr>
        <w:t>Connected to localhost.</w:t>
      </w:r>
    </w:p>
    <w:p w14:paraId="1FF4ABFC" w14:textId="77777777" w:rsidR="006733CE" w:rsidRPr="006733CE" w:rsidRDefault="006733CE" w:rsidP="006733CE">
      <w:pPr>
        <w:rPr>
          <w:b/>
          <w:bCs/>
        </w:rPr>
      </w:pPr>
      <w:r w:rsidRPr="006733CE">
        <w:rPr>
          <w:b/>
          <w:bCs/>
        </w:rPr>
        <w:t>Escape character is '^]'.</w:t>
      </w:r>
    </w:p>
    <w:p w14:paraId="08769F3E" w14:textId="77777777" w:rsidR="006733CE" w:rsidRPr="006733CE" w:rsidRDefault="006733CE" w:rsidP="006733CE">
      <w:pPr>
        <w:rPr>
          <w:b/>
          <w:bCs/>
        </w:rPr>
      </w:pPr>
      <w:r w:rsidRPr="006733CE">
        <w:rPr>
          <w:b/>
          <w:bCs/>
        </w:rPr>
        <w:t>Hello Client , I have received your connection. But I have to go now, bye</w:t>
      </w:r>
    </w:p>
    <w:p w14:paraId="49C7C5F2" w14:textId="77777777" w:rsidR="006733CE" w:rsidRPr="006733CE" w:rsidRDefault="006733CE" w:rsidP="006733CE">
      <w:pPr>
        <w:rPr>
          <w:b/>
          <w:bCs/>
        </w:rPr>
      </w:pPr>
      <w:r w:rsidRPr="006733CE">
        <w:rPr>
          <w:b/>
          <w:bCs/>
        </w:rPr>
        <w:t>Connection closed by foreign host.</w:t>
      </w:r>
    </w:p>
    <w:p w14:paraId="1001A624" w14:textId="77777777" w:rsidR="006733CE" w:rsidRPr="006733CE" w:rsidRDefault="006733CE" w:rsidP="006733CE">
      <w:r w:rsidRPr="006733CE">
        <w:t>So the client(telnet) received a reply from server.</w:t>
      </w:r>
    </w:p>
    <w:p w14:paraId="2A4F62A9" w14:textId="77777777" w:rsidR="006733CE" w:rsidRPr="006733CE" w:rsidRDefault="006733CE" w:rsidP="006733CE">
      <w:r w:rsidRPr="006733CE">
        <w:t>We can see that the connection is closed immediately after that simply because the server program ends after accepting and sending reply. A server like www.google.com is always up to accept incoming connections.</w:t>
      </w:r>
    </w:p>
    <w:p w14:paraId="4288ADFC" w14:textId="77777777" w:rsidR="006733CE" w:rsidRPr="006733CE" w:rsidRDefault="006733CE" w:rsidP="006733CE">
      <w:r w:rsidRPr="006733CE">
        <w:t>It means that a server is supposed to be running all the time. Afterall its a server meant to serve. So we need to keep our server RUNNING non-stop. The simplest way to do this is to put the </w:t>
      </w:r>
      <w:r w:rsidRPr="006733CE">
        <w:rPr>
          <w:b/>
          <w:bCs/>
        </w:rPr>
        <w:t>accept</w:t>
      </w:r>
      <w:r w:rsidRPr="006733CE">
        <w:t> in a loop so that it can receive incoming connections all the time.</w:t>
      </w:r>
    </w:p>
    <w:p w14:paraId="1087660E" w14:textId="77777777" w:rsidR="006733CE" w:rsidRPr="006733CE" w:rsidRDefault="006733CE" w:rsidP="006733CE">
      <w:pPr>
        <w:rPr>
          <w:b/>
          <w:bCs/>
        </w:rPr>
      </w:pPr>
      <w:r w:rsidRPr="006733CE">
        <w:rPr>
          <w:b/>
          <w:bCs/>
        </w:rPr>
        <w:t>5. Live Server</w:t>
      </w:r>
    </w:p>
    <w:p w14:paraId="3562E1D5" w14:textId="77777777" w:rsidR="006733CE" w:rsidRPr="006733CE" w:rsidRDefault="006733CE" w:rsidP="006733CE">
      <w:r w:rsidRPr="006733CE">
        <w:t>So a live server will be alive for all time. Lets code this up :</w:t>
      </w:r>
    </w:p>
    <w:p w14:paraId="2D7E6B71" w14:textId="77777777" w:rsidR="006733CE" w:rsidRPr="006733CE" w:rsidRDefault="006733CE" w:rsidP="006733CE">
      <w:pPr>
        <w:rPr>
          <w:b/>
          <w:bCs/>
        </w:rPr>
      </w:pPr>
      <w:r w:rsidRPr="006733CE">
        <w:rPr>
          <w:b/>
          <w:bCs/>
        </w:rPr>
        <w:t>#include&lt;stdio.h&gt;</w:t>
      </w:r>
    </w:p>
    <w:p w14:paraId="65EC9754" w14:textId="77777777" w:rsidR="006733CE" w:rsidRPr="006733CE" w:rsidRDefault="006733CE" w:rsidP="006733CE">
      <w:pPr>
        <w:rPr>
          <w:b/>
          <w:bCs/>
        </w:rPr>
      </w:pPr>
      <w:r w:rsidRPr="006733CE">
        <w:rPr>
          <w:b/>
          <w:bCs/>
        </w:rPr>
        <w:t>#include&lt;string.h&gt;</w:t>
      </w:r>
      <w:r w:rsidRPr="006733CE">
        <w:rPr>
          <w:b/>
          <w:bCs/>
        </w:rPr>
        <w:tab/>
        <w:t>//strlen</w:t>
      </w:r>
    </w:p>
    <w:p w14:paraId="40766415" w14:textId="77777777" w:rsidR="006733CE" w:rsidRPr="006733CE" w:rsidRDefault="006733CE" w:rsidP="006733CE">
      <w:pPr>
        <w:rPr>
          <w:b/>
          <w:bCs/>
        </w:rPr>
      </w:pPr>
      <w:r w:rsidRPr="006733CE">
        <w:rPr>
          <w:b/>
          <w:bCs/>
        </w:rPr>
        <w:t>#include&lt;sys/socket.h&gt;</w:t>
      </w:r>
    </w:p>
    <w:p w14:paraId="18EA490E" w14:textId="77777777" w:rsidR="006733CE" w:rsidRPr="006733CE" w:rsidRDefault="006733CE" w:rsidP="006733CE">
      <w:pPr>
        <w:rPr>
          <w:b/>
          <w:bCs/>
        </w:rPr>
      </w:pPr>
      <w:r w:rsidRPr="006733CE">
        <w:rPr>
          <w:b/>
          <w:bCs/>
        </w:rPr>
        <w:t>#include&lt;arpa/inet.h&gt;</w:t>
      </w:r>
      <w:r w:rsidRPr="006733CE">
        <w:rPr>
          <w:b/>
          <w:bCs/>
        </w:rPr>
        <w:tab/>
        <w:t>//inet_addr</w:t>
      </w:r>
    </w:p>
    <w:p w14:paraId="6F01663D" w14:textId="77777777" w:rsidR="006733CE" w:rsidRPr="006733CE" w:rsidRDefault="006733CE" w:rsidP="006733CE">
      <w:pPr>
        <w:rPr>
          <w:b/>
          <w:bCs/>
        </w:rPr>
      </w:pPr>
      <w:r w:rsidRPr="006733CE">
        <w:rPr>
          <w:b/>
          <w:bCs/>
        </w:rPr>
        <w:t>#include&lt;unistd.h&gt;</w:t>
      </w:r>
      <w:r w:rsidRPr="006733CE">
        <w:rPr>
          <w:b/>
          <w:bCs/>
        </w:rPr>
        <w:tab/>
        <w:t>//write</w:t>
      </w:r>
    </w:p>
    <w:p w14:paraId="23BC2F4B" w14:textId="77777777" w:rsidR="006733CE" w:rsidRPr="006733CE" w:rsidRDefault="006733CE" w:rsidP="006733CE">
      <w:pPr>
        <w:rPr>
          <w:b/>
          <w:bCs/>
        </w:rPr>
      </w:pPr>
    </w:p>
    <w:p w14:paraId="056F10EA" w14:textId="77777777" w:rsidR="006733CE" w:rsidRPr="006733CE" w:rsidRDefault="006733CE" w:rsidP="006733CE">
      <w:pPr>
        <w:rPr>
          <w:b/>
          <w:bCs/>
        </w:rPr>
      </w:pPr>
      <w:r w:rsidRPr="006733CE">
        <w:rPr>
          <w:b/>
          <w:bCs/>
        </w:rPr>
        <w:lastRenderedPageBreak/>
        <w:t>int main(int argc , char *argv[])</w:t>
      </w:r>
    </w:p>
    <w:p w14:paraId="10E88B1F" w14:textId="77777777" w:rsidR="006733CE" w:rsidRPr="006733CE" w:rsidRDefault="006733CE" w:rsidP="006733CE">
      <w:pPr>
        <w:rPr>
          <w:b/>
          <w:bCs/>
        </w:rPr>
      </w:pPr>
      <w:r w:rsidRPr="006733CE">
        <w:rPr>
          <w:b/>
          <w:bCs/>
        </w:rPr>
        <w:t>{</w:t>
      </w:r>
    </w:p>
    <w:p w14:paraId="442DDAE2" w14:textId="77777777" w:rsidR="006733CE" w:rsidRPr="006733CE" w:rsidRDefault="006733CE" w:rsidP="006733CE">
      <w:pPr>
        <w:rPr>
          <w:b/>
          <w:bCs/>
        </w:rPr>
      </w:pPr>
      <w:r w:rsidRPr="006733CE">
        <w:rPr>
          <w:b/>
          <w:bCs/>
        </w:rPr>
        <w:tab/>
        <w:t>int socket_desc , new_socket , c;</w:t>
      </w:r>
    </w:p>
    <w:p w14:paraId="2E32F9E7" w14:textId="77777777" w:rsidR="006733CE" w:rsidRPr="006733CE" w:rsidRDefault="006733CE" w:rsidP="006733CE">
      <w:pPr>
        <w:rPr>
          <w:b/>
          <w:bCs/>
        </w:rPr>
      </w:pPr>
      <w:r w:rsidRPr="006733CE">
        <w:rPr>
          <w:b/>
          <w:bCs/>
        </w:rPr>
        <w:tab/>
        <w:t>struct sockaddr_in server , client;</w:t>
      </w:r>
    </w:p>
    <w:p w14:paraId="74A9D8AC" w14:textId="77777777" w:rsidR="006733CE" w:rsidRPr="006733CE" w:rsidRDefault="006733CE" w:rsidP="006733CE">
      <w:pPr>
        <w:rPr>
          <w:b/>
          <w:bCs/>
        </w:rPr>
      </w:pPr>
      <w:r w:rsidRPr="006733CE">
        <w:rPr>
          <w:b/>
          <w:bCs/>
        </w:rPr>
        <w:tab/>
        <w:t>char *message;</w:t>
      </w:r>
    </w:p>
    <w:p w14:paraId="32EA42CF" w14:textId="77777777" w:rsidR="006733CE" w:rsidRPr="006733CE" w:rsidRDefault="006733CE" w:rsidP="006733CE">
      <w:pPr>
        <w:rPr>
          <w:b/>
          <w:bCs/>
        </w:rPr>
      </w:pPr>
      <w:r w:rsidRPr="006733CE">
        <w:rPr>
          <w:b/>
          <w:bCs/>
        </w:rPr>
        <w:tab/>
      </w:r>
    </w:p>
    <w:p w14:paraId="6011D0A5" w14:textId="77777777" w:rsidR="006733CE" w:rsidRPr="006733CE" w:rsidRDefault="006733CE" w:rsidP="006733CE">
      <w:pPr>
        <w:rPr>
          <w:b/>
          <w:bCs/>
        </w:rPr>
      </w:pPr>
      <w:r w:rsidRPr="006733CE">
        <w:rPr>
          <w:b/>
          <w:bCs/>
        </w:rPr>
        <w:tab/>
        <w:t>//Create socket</w:t>
      </w:r>
    </w:p>
    <w:p w14:paraId="267E34CB" w14:textId="77777777" w:rsidR="006733CE" w:rsidRPr="006733CE" w:rsidRDefault="006733CE" w:rsidP="006733CE">
      <w:pPr>
        <w:rPr>
          <w:b/>
          <w:bCs/>
        </w:rPr>
      </w:pPr>
      <w:r w:rsidRPr="006733CE">
        <w:rPr>
          <w:b/>
          <w:bCs/>
        </w:rPr>
        <w:tab/>
        <w:t>socket_desc = socket(AF_INET , SOCK_STREAM , 0);</w:t>
      </w:r>
    </w:p>
    <w:p w14:paraId="52BC03F8" w14:textId="77777777" w:rsidR="006733CE" w:rsidRPr="006733CE" w:rsidRDefault="006733CE" w:rsidP="006733CE">
      <w:pPr>
        <w:rPr>
          <w:b/>
          <w:bCs/>
        </w:rPr>
      </w:pPr>
      <w:r w:rsidRPr="006733CE">
        <w:rPr>
          <w:b/>
          <w:bCs/>
        </w:rPr>
        <w:tab/>
        <w:t>if (socket_desc == -1)</w:t>
      </w:r>
    </w:p>
    <w:p w14:paraId="11F13217" w14:textId="77777777" w:rsidR="006733CE" w:rsidRPr="006733CE" w:rsidRDefault="006733CE" w:rsidP="006733CE">
      <w:pPr>
        <w:rPr>
          <w:b/>
          <w:bCs/>
        </w:rPr>
      </w:pPr>
      <w:r w:rsidRPr="006733CE">
        <w:rPr>
          <w:b/>
          <w:bCs/>
        </w:rPr>
        <w:tab/>
        <w:t>{</w:t>
      </w:r>
    </w:p>
    <w:p w14:paraId="6D1B4C88" w14:textId="77777777" w:rsidR="006733CE" w:rsidRPr="006733CE" w:rsidRDefault="006733CE" w:rsidP="006733CE">
      <w:pPr>
        <w:rPr>
          <w:b/>
          <w:bCs/>
        </w:rPr>
      </w:pPr>
      <w:r w:rsidRPr="006733CE">
        <w:rPr>
          <w:b/>
          <w:bCs/>
        </w:rPr>
        <w:tab/>
      </w:r>
      <w:r w:rsidRPr="006733CE">
        <w:rPr>
          <w:b/>
          <w:bCs/>
        </w:rPr>
        <w:tab/>
        <w:t>printf("Could not create socket");</w:t>
      </w:r>
    </w:p>
    <w:p w14:paraId="4B53F5BE" w14:textId="77777777" w:rsidR="006733CE" w:rsidRPr="006733CE" w:rsidRDefault="006733CE" w:rsidP="006733CE">
      <w:pPr>
        <w:rPr>
          <w:b/>
          <w:bCs/>
        </w:rPr>
      </w:pPr>
      <w:r w:rsidRPr="006733CE">
        <w:rPr>
          <w:b/>
          <w:bCs/>
        </w:rPr>
        <w:tab/>
        <w:t>}</w:t>
      </w:r>
    </w:p>
    <w:p w14:paraId="6F074912" w14:textId="77777777" w:rsidR="006733CE" w:rsidRPr="006733CE" w:rsidRDefault="006733CE" w:rsidP="006733CE">
      <w:pPr>
        <w:rPr>
          <w:b/>
          <w:bCs/>
        </w:rPr>
      </w:pPr>
      <w:r w:rsidRPr="006733CE">
        <w:rPr>
          <w:b/>
          <w:bCs/>
        </w:rPr>
        <w:tab/>
      </w:r>
    </w:p>
    <w:p w14:paraId="058B2995" w14:textId="77777777" w:rsidR="006733CE" w:rsidRPr="006733CE" w:rsidRDefault="006733CE" w:rsidP="006733CE">
      <w:pPr>
        <w:rPr>
          <w:b/>
          <w:bCs/>
        </w:rPr>
      </w:pPr>
      <w:r w:rsidRPr="006733CE">
        <w:rPr>
          <w:b/>
          <w:bCs/>
        </w:rPr>
        <w:tab/>
        <w:t>//Prepare the sockaddr_in structure</w:t>
      </w:r>
    </w:p>
    <w:p w14:paraId="46C6FE4A" w14:textId="77777777" w:rsidR="006733CE" w:rsidRPr="006733CE" w:rsidRDefault="006733CE" w:rsidP="006733CE">
      <w:pPr>
        <w:rPr>
          <w:b/>
          <w:bCs/>
        </w:rPr>
      </w:pPr>
      <w:r w:rsidRPr="006733CE">
        <w:rPr>
          <w:b/>
          <w:bCs/>
        </w:rPr>
        <w:tab/>
        <w:t>server.sin_family = AF_INET;</w:t>
      </w:r>
    </w:p>
    <w:p w14:paraId="5B162975" w14:textId="77777777" w:rsidR="006733CE" w:rsidRPr="006733CE" w:rsidRDefault="006733CE" w:rsidP="006733CE">
      <w:pPr>
        <w:rPr>
          <w:b/>
          <w:bCs/>
        </w:rPr>
      </w:pPr>
      <w:r w:rsidRPr="006733CE">
        <w:rPr>
          <w:b/>
          <w:bCs/>
        </w:rPr>
        <w:tab/>
        <w:t>server.sin_addr.s_addr = INADDR_ANY;</w:t>
      </w:r>
    </w:p>
    <w:p w14:paraId="7C415FC4" w14:textId="77777777" w:rsidR="006733CE" w:rsidRPr="006733CE" w:rsidRDefault="006733CE" w:rsidP="006733CE">
      <w:pPr>
        <w:rPr>
          <w:b/>
          <w:bCs/>
        </w:rPr>
      </w:pPr>
      <w:r w:rsidRPr="006733CE">
        <w:rPr>
          <w:b/>
          <w:bCs/>
        </w:rPr>
        <w:tab/>
        <w:t>server.sin_port = htons( 8888 );</w:t>
      </w:r>
    </w:p>
    <w:p w14:paraId="7303E27A" w14:textId="77777777" w:rsidR="006733CE" w:rsidRPr="006733CE" w:rsidRDefault="006733CE" w:rsidP="006733CE">
      <w:pPr>
        <w:rPr>
          <w:b/>
          <w:bCs/>
        </w:rPr>
      </w:pPr>
      <w:r w:rsidRPr="006733CE">
        <w:rPr>
          <w:b/>
          <w:bCs/>
        </w:rPr>
        <w:tab/>
      </w:r>
    </w:p>
    <w:p w14:paraId="77146152" w14:textId="77777777" w:rsidR="006733CE" w:rsidRPr="006733CE" w:rsidRDefault="006733CE" w:rsidP="006733CE">
      <w:pPr>
        <w:rPr>
          <w:b/>
          <w:bCs/>
        </w:rPr>
      </w:pPr>
      <w:r w:rsidRPr="006733CE">
        <w:rPr>
          <w:b/>
          <w:bCs/>
        </w:rPr>
        <w:tab/>
        <w:t>//Bind</w:t>
      </w:r>
    </w:p>
    <w:p w14:paraId="63E6827E" w14:textId="77777777" w:rsidR="006733CE" w:rsidRPr="006733CE" w:rsidRDefault="006733CE" w:rsidP="006733CE">
      <w:pPr>
        <w:rPr>
          <w:b/>
          <w:bCs/>
        </w:rPr>
      </w:pPr>
      <w:r w:rsidRPr="006733CE">
        <w:rPr>
          <w:b/>
          <w:bCs/>
        </w:rPr>
        <w:tab/>
        <w:t>if( bind(socket_desc,(struct sockaddr *)&amp;server , sizeof(server)) &lt; 0)</w:t>
      </w:r>
    </w:p>
    <w:p w14:paraId="1D2917C8" w14:textId="77777777" w:rsidR="006733CE" w:rsidRPr="006733CE" w:rsidRDefault="006733CE" w:rsidP="006733CE">
      <w:pPr>
        <w:rPr>
          <w:b/>
          <w:bCs/>
        </w:rPr>
      </w:pPr>
      <w:r w:rsidRPr="006733CE">
        <w:rPr>
          <w:b/>
          <w:bCs/>
        </w:rPr>
        <w:tab/>
        <w:t>{</w:t>
      </w:r>
    </w:p>
    <w:p w14:paraId="4C821EBC" w14:textId="77777777" w:rsidR="006733CE" w:rsidRPr="006733CE" w:rsidRDefault="006733CE" w:rsidP="006733CE">
      <w:pPr>
        <w:rPr>
          <w:b/>
          <w:bCs/>
        </w:rPr>
      </w:pPr>
      <w:r w:rsidRPr="006733CE">
        <w:rPr>
          <w:b/>
          <w:bCs/>
        </w:rPr>
        <w:tab/>
      </w:r>
      <w:r w:rsidRPr="006733CE">
        <w:rPr>
          <w:b/>
          <w:bCs/>
        </w:rPr>
        <w:tab/>
        <w:t>puts("bind failed");</w:t>
      </w:r>
    </w:p>
    <w:p w14:paraId="36E1EC49" w14:textId="77777777" w:rsidR="006733CE" w:rsidRPr="006733CE" w:rsidRDefault="006733CE" w:rsidP="006733CE">
      <w:pPr>
        <w:rPr>
          <w:b/>
          <w:bCs/>
        </w:rPr>
      </w:pPr>
      <w:r w:rsidRPr="006733CE">
        <w:rPr>
          <w:b/>
          <w:bCs/>
        </w:rPr>
        <w:tab/>
      </w:r>
      <w:r w:rsidRPr="006733CE">
        <w:rPr>
          <w:b/>
          <w:bCs/>
        </w:rPr>
        <w:tab/>
        <w:t>return 1;</w:t>
      </w:r>
    </w:p>
    <w:p w14:paraId="14328C22" w14:textId="77777777" w:rsidR="006733CE" w:rsidRPr="006733CE" w:rsidRDefault="006733CE" w:rsidP="006733CE">
      <w:pPr>
        <w:rPr>
          <w:b/>
          <w:bCs/>
        </w:rPr>
      </w:pPr>
      <w:r w:rsidRPr="006733CE">
        <w:rPr>
          <w:b/>
          <w:bCs/>
        </w:rPr>
        <w:tab/>
        <w:t>}</w:t>
      </w:r>
    </w:p>
    <w:p w14:paraId="72369F22" w14:textId="77777777" w:rsidR="006733CE" w:rsidRPr="006733CE" w:rsidRDefault="006733CE" w:rsidP="006733CE">
      <w:pPr>
        <w:rPr>
          <w:b/>
          <w:bCs/>
        </w:rPr>
      </w:pPr>
      <w:r w:rsidRPr="006733CE">
        <w:rPr>
          <w:b/>
          <w:bCs/>
        </w:rPr>
        <w:tab/>
        <w:t>puts("bind done");</w:t>
      </w:r>
    </w:p>
    <w:p w14:paraId="3483D0B1" w14:textId="77777777" w:rsidR="006733CE" w:rsidRPr="006733CE" w:rsidRDefault="006733CE" w:rsidP="006733CE">
      <w:pPr>
        <w:rPr>
          <w:b/>
          <w:bCs/>
        </w:rPr>
      </w:pPr>
      <w:r w:rsidRPr="006733CE">
        <w:rPr>
          <w:b/>
          <w:bCs/>
        </w:rPr>
        <w:tab/>
      </w:r>
    </w:p>
    <w:p w14:paraId="3FE9DB29" w14:textId="77777777" w:rsidR="006733CE" w:rsidRPr="006733CE" w:rsidRDefault="006733CE" w:rsidP="006733CE">
      <w:pPr>
        <w:rPr>
          <w:b/>
          <w:bCs/>
        </w:rPr>
      </w:pPr>
      <w:r w:rsidRPr="006733CE">
        <w:rPr>
          <w:b/>
          <w:bCs/>
        </w:rPr>
        <w:lastRenderedPageBreak/>
        <w:tab/>
        <w:t>//Listen</w:t>
      </w:r>
    </w:p>
    <w:p w14:paraId="09898AF7" w14:textId="77777777" w:rsidR="006733CE" w:rsidRPr="006733CE" w:rsidRDefault="006733CE" w:rsidP="006733CE">
      <w:pPr>
        <w:rPr>
          <w:b/>
          <w:bCs/>
        </w:rPr>
      </w:pPr>
      <w:r w:rsidRPr="006733CE">
        <w:rPr>
          <w:b/>
          <w:bCs/>
        </w:rPr>
        <w:tab/>
        <w:t>listen(socket_desc , 3);</w:t>
      </w:r>
    </w:p>
    <w:p w14:paraId="7CA4DBC0" w14:textId="77777777" w:rsidR="006733CE" w:rsidRPr="006733CE" w:rsidRDefault="006733CE" w:rsidP="006733CE">
      <w:pPr>
        <w:rPr>
          <w:b/>
          <w:bCs/>
        </w:rPr>
      </w:pPr>
      <w:r w:rsidRPr="006733CE">
        <w:rPr>
          <w:b/>
          <w:bCs/>
        </w:rPr>
        <w:tab/>
      </w:r>
    </w:p>
    <w:p w14:paraId="5B8F5387" w14:textId="77777777" w:rsidR="006733CE" w:rsidRPr="006733CE" w:rsidRDefault="006733CE" w:rsidP="006733CE">
      <w:pPr>
        <w:rPr>
          <w:b/>
          <w:bCs/>
        </w:rPr>
      </w:pPr>
      <w:r w:rsidRPr="006733CE">
        <w:rPr>
          <w:b/>
          <w:bCs/>
        </w:rPr>
        <w:tab/>
        <w:t>//Accept and incoming connection</w:t>
      </w:r>
    </w:p>
    <w:p w14:paraId="248448C6" w14:textId="77777777" w:rsidR="006733CE" w:rsidRPr="006733CE" w:rsidRDefault="006733CE" w:rsidP="006733CE">
      <w:pPr>
        <w:rPr>
          <w:b/>
          <w:bCs/>
        </w:rPr>
      </w:pPr>
      <w:r w:rsidRPr="006733CE">
        <w:rPr>
          <w:b/>
          <w:bCs/>
        </w:rPr>
        <w:tab/>
        <w:t>puts("Waiting for incoming connections...");</w:t>
      </w:r>
    </w:p>
    <w:p w14:paraId="01E88889" w14:textId="77777777" w:rsidR="006733CE" w:rsidRPr="006733CE" w:rsidRDefault="006733CE" w:rsidP="006733CE">
      <w:pPr>
        <w:rPr>
          <w:b/>
          <w:bCs/>
        </w:rPr>
      </w:pPr>
      <w:r w:rsidRPr="006733CE">
        <w:rPr>
          <w:b/>
          <w:bCs/>
        </w:rPr>
        <w:tab/>
        <w:t>c = sizeof(struct sockaddr_in);</w:t>
      </w:r>
    </w:p>
    <w:p w14:paraId="50CA9083" w14:textId="77777777" w:rsidR="006733CE" w:rsidRPr="006733CE" w:rsidRDefault="006733CE" w:rsidP="006733CE">
      <w:pPr>
        <w:rPr>
          <w:b/>
          <w:bCs/>
        </w:rPr>
      </w:pPr>
      <w:r w:rsidRPr="006733CE">
        <w:rPr>
          <w:b/>
          <w:bCs/>
        </w:rPr>
        <w:tab/>
        <w:t>while( (new_socket = accept(socket_desc, (struct sockaddr *)&amp;client, (socklen_t*)&amp;c)) )</w:t>
      </w:r>
    </w:p>
    <w:p w14:paraId="0616D9E5" w14:textId="77777777" w:rsidR="006733CE" w:rsidRPr="006733CE" w:rsidRDefault="006733CE" w:rsidP="006733CE">
      <w:pPr>
        <w:rPr>
          <w:b/>
          <w:bCs/>
        </w:rPr>
      </w:pPr>
      <w:r w:rsidRPr="006733CE">
        <w:rPr>
          <w:b/>
          <w:bCs/>
        </w:rPr>
        <w:tab/>
        <w:t>{</w:t>
      </w:r>
    </w:p>
    <w:p w14:paraId="35B1EAAD" w14:textId="77777777" w:rsidR="006733CE" w:rsidRPr="006733CE" w:rsidRDefault="006733CE" w:rsidP="006733CE">
      <w:pPr>
        <w:rPr>
          <w:b/>
          <w:bCs/>
        </w:rPr>
      </w:pPr>
      <w:r w:rsidRPr="006733CE">
        <w:rPr>
          <w:b/>
          <w:bCs/>
        </w:rPr>
        <w:tab/>
      </w:r>
      <w:r w:rsidRPr="006733CE">
        <w:rPr>
          <w:b/>
          <w:bCs/>
        </w:rPr>
        <w:tab/>
        <w:t>puts("Connection accepted");</w:t>
      </w:r>
    </w:p>
    <w:p w14:paraId="0584C971" w14:textId="77777777" w:rsidR="006733CE" w:rsidRPr="006733CE" w:rsidRDefault="006733CE" w:rsidP="006733CE">
      <w:pPr>
        <w:rPr>
          <w:b/>
          <w:bCs/>
        </w:rPr>
      </w:pPr>
      <w:r w:rsidRPr="006733CE">
        <w:rPr>
          <w:b/>
          <w:bCs/>
        </w:rPr>
        <w:tab/>
      </w:r>
      <w:r w:rsidRPr="006733CE">
        <w:rPr>
          <w:b/>
          <w:bCs/>
        </w:rPr>
        <w:tab/>
      </w:r>
    </w:p>
    <w:p w14:paraId="52309851" w14:textId="77777777" w:rsidR="006733CE" w:rsidRPr="006733CE" w:rsidRDefault="006733CE" w:rsidP="006733CE">
      <w:pPr>
        <w:rPr>
          <w:b/>
          <w:bCs/>
        </w:rPr>
      </w:pPr>
      <w:r w:rsidRPr="006733CE">
        <w:rPr>
          <w:b/>
          <w:bCs/>
        </w:rPr>
        <w:tab/>
      </w:r>
      <w:r w:rsidRPr="006733CE">
        <w:rPr>
          <w:b/>
          <w:bCs/>
        </w:rPr>
        <w:tab/>
        <w:t>//Reply to the client</w:t>
      </w:r>
    </w:p>
    <w:p w14:paraId="2D5031F8" w14:textId="77777777" w:rsidR="006733CE" w:rsidRPr="006733CE" w:rsidRDefault="006733CE" w:rsidP="006733CE">
      <w:pPr>
        <w:rPr>
          <w:b/>
          <w:bCs/>
        </w:rPr>
      </w:pPr>
      <w:r w:rsidRPr="006733CE">
        <w:rPr>
          <w:b/>
          <w:bCs/>
        </w:rPr>
        <w:tab/>
      </w:r>
      <w:r w:rsidRPr="006733CE">
        <w:rPr>
          <w:b/>
          <w:bCs/>
        </w:rPr>
        <w:tab/>
        <w:t>message = "Hello Client , I have received your connection. But I have to go now, bye\n";</w:t>
      </w:r>
    </w:p>
    <w:p w14:paraId="7899C910" w14:textId="77777777" w:rsidR="006733CE" w:rsidRPr="006733CE" w:rsidRDefault="006733CE" w:rsidP="006733CE">
      <w:pPr>
        <w:rPr>
          <w:b/>
          <w:bCs/>
        </w:rPr>
      </w:pPr>
      <w:r w:rsidRPr="006733CE">
        <w:rPr>
          <w:b/>
          <w:bCs/>
        </w:rPr>
        <w:tab/>
      </w:r>
      <w:r w:rsidRPr="006733CE">
        <w:rPr>
          <w:b/>
          <w:bCs/>
        </w:rPr>
        <w:tab/>
        <w:t>write(new_socket , message , strlen(message));</w:t>
      </w:r>
    </w:p>
    <w:p w14:paraId="3EC36013" w14:textId="77777777" w:rsidR="006733CE" w:rsidRPr="006733CE" w:rsidRDefault="006733CE" w:rsidP="006733CE">
      <w:pPr>
        <w:rPr>
          <w:b/>
          <w:bCs/>
        </w:rPr>
      </w:pPr>
      <w:r w:rsidRPr="006733CE">
        <w:rPr>
          <w:b/>
          <w:bCs/>
        </w:rPr>
        <w:tab/>
        <w:t>}</w:t>
      </w:r>
    </w:p>
    <w:p w14:paraId="68499D14" w14:textId="77777777" w:rsidR="006733CE" w:rsidRPr="006733CE" w:rsidRDefault="006733CE" w:rsidP="006733CE">
      <w:pPr>
        <w:rPr>
          <w:b/>
          <w:bCs/>
        </w:rPr>
      </w:pPr>
      <w:r w:rsidRPr="006733CE">
        <w:rPr>
          <w:b/>
          <w:bCs/>
        </w:rPr>
        <w:tab/>
      </w:r>
    </w:p>
    <w:p w14:paraId="6B1C02D9" w14:textId="77777777" w:rsidR="006733CE" w:rsidRPr="006733CE" w:rsidRDefault="006733CE" w:rsidP="006733CE">
      <w:pPr>
        <w:rPr>
          <w:b/>
          <w:bCs/>
        </w:rPr>
      </w:pPr>
      <w:r w:rsidRPr="006733CE">
        <w:rPr>
          <w:b/>
          <w:bCs/>
        </w:rPr>
        <w:tab/>
        <w:t>if (new_socket&lt;0)</w:t>
      </w:r>
    </w:p>
    <w:p w14:paraId="2CA61EF7" w14:textId="77777777" w:rsidR="006733CE" w:rsidRPr="006733CE" w:rsidRDefault="006733CE" w:rsidP="006733CE">
      <w:pPr>
        <w:rPr>
          <w:b/>
          <w:bCs/>
        </w:rPr>
      </w:pPr>
      <w:r w:rsidRPr="006733CE">
        <w:rPr>
          <w:b/>
          <w:bCs/>
        </w:rPr>
        <w:tab/>
        <w:t>{</w:t>
      </w:r>
    </w:p>
    <w:p w14:paraId="7BFEC55D" w14:textId="77777777" w:rsidR="006733CE" w:rsidRPr="006733CE" w:rsidRDefault="006733CE" w:rsidP="006733CE">
      <w:pPr>
        <w:rPr>
          <w:b/>
          <w:bCs/>
        </w:rPr>
      </w:pPr>
      <w:r w:rsidRPr="006733CE">
        <w:rPr>
          <w:b/>
          <w:bCs/>
        </w:rPr>
        <w:tab/>
      </w:r>
      <w:r w:rsidRPr="006733CE">
        <w:rPr>
          <w:b/>
          <w:bCs/>
        </w:rPr>
        <w:tab/>
        <w:t>perror("accept failed");</w:t>
      </w:r>
    </w:p>
    <w:p w14:paraId="77E6869B" w14:textId="77777777" w:rsidR="006733CE" w:rsidRPr="006733CE" w:rsidRDefault="006733CE" w:rsidP="006733CE">
      <w:pPr>
        <w:rPr>
          <w:b/>
          <w:bCs/>
        </w:rPr>
      </w:pPr>
      <w:r w:rsidRPr="006733CE">
        <w:rPr>
          <w:b/>
          <w:bCs/>
        </w:rPr>
        <w:tab/>
      </w:r>
      <w:r w:rsidRPr="006733CE">
        <w:rPr>
          <w:b/>
          <w:bCs/>
        </w:rPr>
        <w:tab/>
        <w:t>return 1;</w:t>
      </w:r>
    </w:p>
    <w:p w14:paraId="61C6D208" w14:textId="77777777" w:rsidR="006733CE" w:rsidRPr="006733CE" w:rsidRDefault="006733CE" w:rsidP="006733CE">
      <w:pPr>
        <w:rPr>
          <w:b/>
          <w:bCs/>
        </w:rPr>
      </w:pPr>
      <w:r w:rsidRPr="006733CE">
        <w:rPr>
          <w:b/>
          <w:bCs/>
        </w:rPr>
        <w:tab/>
        <w:t>}</w:t>
      </w:r>
    </w:p>
    <w:p w14:paraId="23746223" w14:textId="77777777" w:rsidR="006733CE" w:rsidRPr="006733CE" w:rsidRDefault="006733CE" w:rsidP="006733CE">
      <w:pPr>
        <w:rPr>
          <w:b/>
          <w:bCs/>
        </w:rPr>
      </w:pPr>
      <w:r w:rsidRPr="006733CE">
        <w:rPr>
          <w:b/>
          <w:bCs/>
        </w:rPr>
        <w:tab/>
      </w:r>
    </w:p>
    <w:p w14:paraId="42E59B67" w14:textId="77777777" w:rsidR="006733CE" w:rsidRPr="006733CE" w:rsidRDefault="006733CE" w:rsidP="006733CE">
      <w:pPr>
        <w:rPr>
          <w:b/>
          <w:bCs/>
        </w:rPr>
      </w:pPr>
      <w:r w:rsidRPr="006733CE">
        <w:rPr>
          <w:b/>
          <w:bCs/>
        </w:rPr>
        <w:tab/>
        <w:t>return 0;</w:t>
      </w:r>
    </w:p>
    <w:p w14:paraId="7D878B37" w14:textId="77777777" w:rsidR="006733CE" w:rsidRPr="006733CE" w:rsidRDefault="006733CE" w:rsidP="006733CE">
      <w:pPr>
        <w:rPr>
          <w:b/>
          <w:bCs/>
        </w:rPr>
      </w:pPr>
      <w:r w:rsidRPr="006733CE">
        <w:rPr>
          <w:b/>
          <w:bCs/>
        </w:rPr>
        <w:t>}</w:t>
      </w:r>
    </w:p>
    <w:p w14:paraId="53F4C426" w14:textId="77777777" w:rsidR="006733CE" w:rsidRPr="006733CE" w:rsidRDefault="006733CE" w:rsidP="006733CE">
      <w:r w:rsidRPr="006733CE">
        <w:t>We havent done a lot there. Just the accept was put in a loop.</w:t>
      </w:r>
    </w:p>
    <w:p w14:paraId="7015D9B7" w14:textId="77777777" w:rsidR="006733CE" w:rsidRPr="006733CE" w:rsidRDefault="006733CE" w:rsidP="006733CE">
      <w:r w:rsidRPr="006733CE">
        <w:lastRenderedPageBreak/>
        <w:t>Now run the program in 1 terminal , and open 3 other terminals. From each of the 3 terminal do a telnet to the server port.</w:t>
      </w:r>
    </w:p>
    <w:p w14:paraId="114E419C" w14:textId="77777777" w:rsidR="006733CE" w:rsidRPr="006733CE" w:rsidRDefault="006733CE" w:rsidP="006733CE">
      <w:r w:rsidRPr="006733CE">
        <w:t>Each of the telnet terminal would show :</w:t>
      </w:r>
    </w:p>
    <w:p w14:paraId="0237C888" w14:textId="77777777" w:rsidR="006733CE" w:rsidRPr="006733CE" w:rsidRDefault="006733CE" w:rsidP="006733CE">
      <w:pPr>
        <w:rPr>
          <w:b/>
          <w:bCs/>
        </w:rPr>
      </w:pPr>
      <w:r w:rsidRPr="006733CE">
        <w:rPr>
          <w:b/>
          <w:bCs/>
        </w:rPr>
        <w:t>$ telnet localhost 8888</w:t>
      </w:r>
    </w:p>
    <w:p w14:paraId="3114A821" w14:textId="77777777" w:rsidR="006733CE" w:rsidRPr="006733CE" w:rsidRDefault="006733CE" w:rsidP="006733CE">
      <w:pPr>
        <w:rPr>
          <w:b/>
          <w:bCs/>
        </w:rPr>
      </w:pPr>
      <w:r w:rsidRPr="006733CE">
        <w:rPr>
          <w:b/>
          <w:bCs/>
        </w:rPr>
        <w:t>Trying 127.0.0.1...</w:t>
      </w:r>
    </w:p>
    <w:p w14:paraId="0082BF9A" w14:textId="77777777" w:rsidR="006733CE" w:rsidRPr="006733CE" w:rsidRDefault="006733CE" w:rsidP="006733CE">
      <w:pPr>
        <w:rPr>
          <w:b/>
          <w:bCs/>
        </w:rPr>
      </w:pPr>
      <w:r w:rsidRPr="006733CE">
        <w:rPr>
          <w:b/>
          <w:bCs/>
        </w:rPr>
        <w:t>Connected to localhost.</w:t>
      </w:r>
    </w:p>
    <w:p w14:paraId="32FD379C" w14:textId="77777777" w:rsidR="006733CE" w:rsidRPr="006733CE" w:rsidRDefault="006733CE" w:rsidP="006733CE">
      <w:pPr>
        <w:rPr>
          <w:b/>
          <w:bCs/>
        </w:rPr>
      </w:pPr>
      <w:r w:rsidRPr="006733CE">
        <w:rPr>
          <w:b/>
          <w:bCs/>
        </w:rPr>
        <w:t>Escape character is '^]'.</w:t>
      </w:r>
    </w:p>
    <w:p w14:paraId="374B2C26" w14:textId="77777777" w:rsidR="006733CE" w:rsidRPr="006733CE" w:rsidRDefault="006733CE" w:rsidP="006733CE">
      <w:pPr>
        <w:rPr>
          <w:b/>
          <w:bCs/>
        </w:rPr>
      </w:pPr>
      <w:r w:rsidRPr="006733CE">
        <w:rPr>
          <w:b/>
          <w:bCs/>
        </w:rPr>
        <w:t>Hello Client , I have received your connection. But I have to go now, bye</w:t>
      </w:r>
    </w:p>
    <w:p w14:paraId="59E96FED" w14:textId="77777777" w:rsidR="006733CE" w:rsidRPr="006733CE" w:rsidRDefault="006733CE" w:rsidP="006733CE">
      <w:r w:rsidRPr="006733CE">
        <w:t>And the server terminal would show</w:t>
      </w:r>
    </w:p>
    <w:p w14:paraId="6B77CF94" w14:textId="77777777" w:rsidR="006733CE" w:rsidRPr="006733CE" w:rsidRDefault="006733CE" w:rsidP="006733CE">
      <w:pPr>
        <w:rPr>
          <w:b/>
          <w:bCs/>
        </w:rPr>
      </w:pPr>
      <w:r w:rsidRPr="006733CE">
        <w:rPr>
          <w:b/>
          <w:bCs/>
        </w:rPr>
        <w:t>bind done</w:t>
      </w:r>
    </w:p>
    <w:p w14:paraId="6E6363F6" w14:textId="77777777" w:rsidR="006733CE" w:rsidRPr="006733CE" w:rsidRDefault="006733CE" w:rsidP="006733CE">
      <w:pPr>
        <w:rPr>
          <w:b/>
          <w:bCs/>
        </w:rPr>
      </w:pPr>
      <w:r w:rsidRPr="006733CE">
        <w:rPr>
          <w:b/>
          <w:bCs/>
        </w:rPr>
        <w:t>Waiting for incoming connections...</w:t>
      </w:r>
    </w:p>
    <w:p w14:paraId="75FED6AA" w14:textId="77777777" w:rsidR="006733CE" w:rsidRPr="006733CE" w:rsidRDefault="006733CE" w:rsidP="006733CE">
      <w:pPr>
        <w:rPr>
          <w:b/>
          <w:bCs/>
        </w:rPr>
      </w:pPr>
      <w:r w:rsidRPr="006733CE">
        <w:rPr>
          <w:b/>
          <w:bCs/>
        </w:rPr>
        <w:t>Connection accepted</w:t>
      </w:r>
    </w:p>
    <w:p w14:paraId="4C7E332A" w14:textId="77777777" w:rsidR="006733CE" w:rsidRPr="006733CE" w:rsidRDefault="006733CE" w:rsidP="006733CE">
      <w:pPr>
        <w:rPr>
          <w:b/>
          <w:bCs/>
        </w:rPr>
      </w:pPr>
      <w:r w:rsidRPr="006733CE">
        <w:rPr>
          <w:b/>
          <w:bCs/>
        </w:rPr>
        <w:t>Connection accepted</w:t>
      </w:r>
    </w:p>
    <w:p w14:paraId="207DB265" w14:textId="77777777" w:rsidR="006733CE" w:rsidRPr="006733CE" w:rsidRDefault="006733CE" w:rsidP="006733CE">
      <w:pPr>
        <w:rPr>
          <w:b/>
          <w:bCs/>
        </w:rPr>
      </w:pPr>
      <w:r w:rsidRPr="006733CE">
        <w:rPr>
          <w:b/>
          <w:bCs/>
        </w:rPr>
        <w:t>Connection accepted</w:t>
      </w:r>
    </w:p>
    <w:p w14:paraId="113181E5" w14:textId="77777777" w:rsidR="006733CE" w:rsidRPr="006733CE" w:rsidRDefault="006733CE" w:rsidP="006733CE">
      <w:r w:rsidRPr="006733CE">
        <w:t>So now the server is running nonstop and the telnet terminals are also connected nonstop. Now close the server program.</w:t>
      </w:r>
      <w:r w:rsidRPr="006733CE">
        <w:br/>
        <w:t>All telnet terminals would show "Connection closed by foreign host."</w:t>
      </w:r>
      <w:r w:rsidRPr="006733CE">
        <w:br/>
        <w:t>Good so far. But still there is not effective communication between the server and the client.</w:t>
      </w:r>
    </w:p>
    <w:p w14:paraId="3350E052" w14:textId="77777777" w:rsidR="006733CE" w:rsidRPr="006733CE" w:rsidRDefault="006733CE" w:rsidP="006733CE">
      <w:r w:rsidRPr="006733CE">
        <w:t>The server program accepts connections in a loop and just send them a reply, after that it does nothing with them. Also it is not able to handle more than 1 connection at a time. So now its time to handle the connections , and handle multiple connections together.</w:t>
      </w:r>
    </w:p>
    <w:p w14:paraId="40BA711F" w14:textId="77777777" w:rsidR="006733CE" w:rsidRPr="006733CE" w:rsidRDefault="006733CE" w:rsidP="006733CE">
      <w:pPr>
        <w:rPr>
          <w:b/>
          <w:bCs/>
        </w:rPr>
      </w:pPr>
      <w:r w:rsidRPr="006733CE">
        <w:rPr>
          <w:b/>
          <w:bCs/>
        </w:rPr>
        <w:t>6. Handle multiple socket connections with threads</w:t>
      </w:r>
    </w:p>
    <w:p w14:paraId="4B92891A" w14:textId="77777777" w:rsidR="006733CE" w:rsidRPr="006733CE" w:rsidRDefault="006733CE" w:rsidP="006733CE">
      <w:r w:rsidRPr="006733CE">
        <w:t>To handle every connection we need a separate handling code to run along with the main server accepting connections.</w:t>
      </w:r>
      <w:r w:rsidRPr="006733CE">
        <w:br/>
        <w:t>One way to achieve this is using threads. The main server program accepts a connection and creates a new thread to handle communication for the connection, and then the server goes back to accept more connections.</w:t>
      </w:r>
    </w:p>
    <w:p w14:paraId="4FA2984A" w14:textId="77777777" w:rsidR="006733CE" w:rsidRPr="006733CE" w:rsidRDefault="006733CE" w:rsidP="006733CE">
      <w:r w:rsidRPr="006733CE">
        <w:lastRenderedPageBreak/>
        <w:t>On Linux threading can be done with the pthread (posix threads) library. It would be good to read some small tutorial about it if you dont know anything about it. However the usage is not very complicated.</w:t>
      </w:r>
    </w:p>
    <w:p w14:paraId="2BB933AA" w14:textId="77777777" w:rsidR="006733CE" w:rsidRPr="006733CE" w:rsidRDefault="006733CE" w:rsidP="006733CE">
      <w:r w:rsidRPr="006733CE">
        <w:t>We shall now use threads to create handlers for each connection the server accepts. Lets do it pal.</w:t>
      </w:r>
    </w:p>
    <w:p w14:paraId="7AFFBFFE" w14:textId="77777777" w:rsidR="006733CE" w:rsidRPr="006733CE" w:rsidRDefault="006733CE" w:rsidP="006733CE">
      <w:pPr>
        <w:rPr>
          <w:b/>
          <w:bCs/>
        </w:rPr>
      </w:pPr>
      <w:r w:rsidRPr="006733CE">
        <w:rPr>
          <w:b/>
          <w:bCs/>
        </w:rPr>
        <w:t>#include&lt;stdio.h&gt;</w:t>
      </w:r>
    </w:p>
    <w:p w14:paraId="40757F2A" w14:textId="77777777" w:rsidR="006733CE" w:rsidRPr="006733CE" w:rsidRDefault="006733CE" w:rsidP="006733CE">
      <w:pPr>
        <w:rPr>
          <w:b/>
          <w:bCs/>
        </w:rPr>
      </w:pPr>
      <w:r w:rsidRPr="006733CE">
        <w:rPr>
          <w:b/>
          <w:bCs/>
        </w:rPr>
        <w:t>#include&lt;string.h&gt;</w:t>
      </w:r>
      <w:r w:rsidRPr="006733CE">
        <w:rPr>
          <w:b/>
          <w:bCs/>
        </w:rPr>
        <w:tab/>
        <w:t>//strlen</w:t>
      </w:r>
    </w:p>
    <w:p w14:paraId="769C4CE4" w14:textId="77777777" w:rsidR="006733CE" w:rsidRPr="006733CE" w:rsidRDefault="006733CE" w:rsidP="006733CE">
      <w:pPr>
        <w:rPr>
          <w:b/>
          <w:bCs/>
        </w:rPr>
      </w:pPr>
      <w:r w:rsidRPr="006733CE">
        <w:rPr>
          <w:b/>
          <w:bCs/>
        </w:rPr>
        <w:t>#include&lt;stdlib.h&gt;</w:t>
      </w:r>
      <w:r w:rsidRPr="006733CE">
        <w:rPr>
          <w:b/>
          <w:bCs/>
        </w:rPr>
        <w:tab/>
        <w:t>//strlen</w:t>
      </w:r>
    </w:p>
    <w:p w14:paraId="653EB07A" w14:textId="77777777" w:rsidR="006733CE" w:rsidRPr="006733CE" w:rsidRDefault="006733CE" w:rsidP="006733CE">
      <w:pPr>
        <w:rPr>
          <w:b/>
          <w:bCs/>
        </w:rPr>
      </w:pPr>
      <w:r w:rsidRPr="006733CE">
        <w:rPr>
          <w:b/>
          <w:bCs/>
        </w:rPr>
        <w:t>#include&lt;sys/socket.h&gt;</w:t>
      </w:r>
    </w:p>
    <w:p w14:paraId="310516A8" w14:textId="77777777" w:rsidR="006733CE" w:rsidRPr="006733CE" w:rsidRDefault="006733CE" w:rsidP="006733CE">
      <w:pPr>
        <w:rPr>
          <w:b/>
          <w:bCs/>
        </w:rPr>
      </w:pPr>
      <w:r w:rsidRPr="006733CE">
        <w:rPr>
          <w:b/>
          <w:bCs/>
        </w:rPr>
        <w:t>#include&lt;arpa/inet.h&gt;</w:t>
      </w:r>
      <w:r w:rsidRPr="006733CE">
        <w:rPr>
          <w:b/>
          <w:bCs/>
        </w:rPr>
        <w:tab/>
        <w:t>//inet_addr</w:t>
      </w:r>
    </w:p>
    <w:p w14:paraId="2B42F8CF" w14:textId="77777777" w:rsidR="006733CE" w:rsidRPr="006733CE" w:rsidRDefault="006733CE" w:rsidP="006733CE">
      <w:pPr>
        <w:rPr>
          <w:b/>
          <w:bCs/>
        </w:rPr>
      </w:pPr>
      <w:r w:rsidRPr="006733CE">
        <w:rPr>
          <w:b/>
          <w:bCs/>
        </w:rPr>
        <w:t>#include&lt;unistd.h&gt;</w:t>
      </w:r>
      <w:r w:rsidRPr="006733CE">
        <w:rPr>
          <w:b/>
          <w:bCs/>
        </w:rPr>
        <w:tab/>
        <w:t>//write</w:t>
      </w:r>
    </w:p>
    <w:p w14:paraId="434FE581" w14:textId="77777777" w:rsidR="006733CE" w:rsidRPr="006733CE" w:rsidRDefault="006733CE" w:rsidP="006733CE">
      <w:pPr>
        <w:rPr>
          <w:b/>
          <w:bCs/>
        </w:rPr>
      </w:pPr>
    </w:p>
    <w:p w14:paraId="6B246A91" w14:textId="77777777" w:rsidR="006733CE" w:rsidRPr="006733CE" w:rsidRDefault="006733CE" w:rsidP="006733CE">
      <w:pPr>
        <w:rPr>
          <w:b/>
          <w:bCs/>
        </w:rPr>
      </w:pPr>
      <w:r w:rsidRPr="006733CE">
        <w:rPr>
          <w:b/>
          <w:bCs/>
        </w:rPr>
        <w:t>#include&lt;pthread.h&gt; //for threading , link with lpthread</w:t>
      </w:r>
    </w:p>
    <w:p w14:paraId="6F191B4F" w14:textId="77777777" w:rsidR="006733CE" w:rsidRPr="006733CE" w:rsidRDefault="006733CE" w:rsidP="006733CE">
      <w:pPr>
        <w:rPr>
          <w:b/>
          <w:bCs/>
        </w:rPr>
      </w:pPr>
    </w:p>
    <w:p w14:paraId="31398F6D" w14:textId="77777777" w:rsidR="006733CE" w:rsidRPr="006733CE" w:rsidRDefault="006733CE" w:rsidP="006733CE">
      <w:pPr>
        <w:rPr>
          <w:b/>
          <w:bCs/>
        </w:rPr>
      </w:pPr>
      <w:r w:rsidRPr="006733CE">
        <w:rPr>
          <w:b/>
          <w:bCs/>
        </w:rPr>
        <w:t>void *connection_handler(void *);</w:t>
      </w:r>
    </w:p>
    <w:p w14:paraId="08400777" w14:textId="77777777" w:rsidR="006733CE" w:rsidRPr="006733CE" w:rsidRDefault="006733CE" w:rsidP="006733CE">
      <w:pPr>
        <w:rPr>
          <w:b/>
          <w:bCs/>
        </w:rPr>
      </w:pPr>
    </w:p>
    <w:p w14:paraId="1B6B22EB" w14:textId="77777777" w:rsidR="006733CE" w:rsidRPr="006733CE" w:rsidRDefault="006733CE" w:rsidP="006733CE">
      <w:pPr>
        <w:rPr>
          <w:b/>
          <w:bCs/>
        </w:rPr>
      </w:pPr>
      <w:r w:rsidRPr="006733CE">
        <w:rPr>
          <w:b/>
          <w:bCs/>
        </w:rPr>
        <w:t>int main(int argc , char *argv[])</w:t>
      </w:r>
    </w:p>
    <w:p w14:paraId="78275E2B" w14:textId="77777777" w:rsidR="006733CE" w:rsidRPr="006733CE" w:rsidRDefault="006733CE" w:rsidP="006733CE">
      <w:pPr>
        <w:rPr>
          <w:b/>
          <w:bCs/>
        </w:rPr>
      </w:pPr>
      <w:r w:rsidRPr="006733CE">
        <w:rPr>
          <w:b/>
          <w:bCs/>
        </w:rPr>
        <w:t>{</w:t>
      </w:r>
    </w:p>
    <w:p w14:paraId="19549ECB" w14:textId="77777777" w:rsidR="006733CE" w:rsidRPr="006733CE" w:rsidRDefault="006733CE" w:rsidP="006733CE">
      <w:pPr>
        <w:rPr>
          <w:b/>
          <w:bCs/>
        </w:rPr>
      </w:pPr>
      <w:r w:rsidRPr="006733CE">
        <w:rPr>
          <w:b/>
          <w:bCs/>
        </w:rPr>
        <w:tab/>
        <w:t>int socket_desc , new_socket , c , *new_sock;</w:t>
      </w:r>
    </w:p>
    <w:p w14:paraId="5E5C9F4C" w14:textId="77777777" w:rsidR="006733CE" w:rsidRPr="006733CE" w:rsidRDefault="006733CE" w:rsidP="006733CE">
      <w:pPr>
        <w:rPr>
          <w:b/>
          <w:bCs/>
        </w:rPr>
      </w:pPr>
      <w:r w:rsidRPr="006733CE">
        <w:rPr>
          <w:b/>
          <w:bCs/>
        </w:rPr>
        <w:tab/>
        <w:t>struct sockaddr_in server , client;</w:t>
      </w:r>
    </w:p>
    <w:p w14:paraId="22580060" w14:textId="77777777" w:rsidR="006733CE" w:rsidRPr="006733CE" w:rsidRDefault="006733CE" w:rsidP="006733CE">
      <w:pPr>
        <w:rPr>
          <w:b/>
          <w:bCs/>
        </w:rPr>
      </w:pPr>
      <w:r w:rsidRPr="006733CE">
        <w:rPr>
          <w:b/>
          <w:bCs/>
        </w:rPr>
        <w:tab/>
        <w:t>char *message;</w:t>
      </w:r>
    </w:p>
    <w:p w14:paraId="25132D95" w14:textId="77777777" w:rsidR="006733CE" w:rsidRPr="006733CE" w:rsidRDefault="006733CE" w:rsidP="006733CE">
      <w:pPr>
        <w:rPr>
          <w:b/>
          <w:bCs/>
        </w:rPr>
      </w:pPr>
      <w:r w:rsidRPr="006733CE">
        <w:rPr>
          <w:b/>
          <w:bCs/>
        </w:rPr>
        <w:tab/>
      </w:r>
    </w:p>
    <w:p w14:paraId="6BC86446" w14:textId="77777777" w:rsidR="006733CE" w:rsidRPr="006733CE" w:rsidRDefault="006733CE" w:rsidP="006733CE">
      <w:pPr>
        <w:rPr>
          <w:b/>
          <w:bCs/>
        </w:rPr>
      </w:pPr>
      <w:r w:rsidRPr="006733CE">
        <w:rPr>
          <w:b/>
          <w:bCs/>
        </w:rPr>
        <w:tab/>
        <w:t>//Create socket</w:t>
      </w:r>
    </w:p>
    <w:p w14:paraId="01BBC5A6" w14:textId="77777777" w:rsidR="006733CE" w:rsidRPr="006733CE" w:rsidRDefault="006733CE" w:rsidP="006733CE">
      <w:pPr>
        <w:rPr>
          <w:b/>
          <w:bCs/>
        </w:rPr>
      </w:pPr>
      <w:r w:rsidRPr="006733CE">
        <w:rPr>
          <w:b/>
          <w:bCs/>
        </w:rPr>
        <w:tab/>
        <w:t>socket_desc = socket(AF_INET , SOCK_STREAM , 0);</w:t>
      </w:r>
    </w:p>
    <w:p w14:paraId="1B9A1A4B" w14:textId="77777777" w:rsidR="006733CE" w:rsidRPr="006733CE" w:rsidRDefault="006733CE" w:rsidP="006733CE">
      <w:pPr>
        <w:rPr>
          <w:b/>
          <w:bCs/>
        </w:rPr>
      </w:pPr>
      <w:r w:rsidRPr="006733CE">
        <w:rPr>
          <w:b/>
          <w:bCs/>
        </w:rPr>
        <w:tab/>
        <w:t>if (socket_desc == -1)</w:t>
      </w:r>
    </w:p>
    <w:p w14:paraId="01EF7071" w14:textId="77777777" w:rsidR="006733CE" w:rsidRPr="006733CE" w:rsidRDefault="006733CE" w:rsidP="006733CE">
      <w:pPr>
        <w:rPr>
          <w:b/>
          <w:bCs/>
        </w:rPr>
      </w:pPr>
      <w:r w:rsidRPr="006733CE">
        <w:rPr>
          <w:b/>
          <w:bCs/>
        </w:rPr>
        <w:tab/>
        <w:t>{</w:t>
      </w:r>
    </w:p>
    <w:p w14:paraId="59B94437" w14:textId="77777777" w:rsidR="006733CE" w:rsidRPr="006733CE" w:rsidRDefault="006733CE" w:rsidP="006733CE">
      <w:pPr>
        <w:rPr>
          <w:b/>
          <w:bCs/>
        </w:rPr>
      </w:pPr>
      <w:r w:rsidRPr="006733CE">
        <w:rPr>
          <w:b/>
          <w:bCs/>
        </w:rPr>
        <w:tab/>
      </w:r>
      <w:r w:rsidRPr="006733CE">
        <w:rPr>
          <w:b/>
          <w:bCs/>
        </w:rPr>
        <w:tab/>
        <w:t>printf("Could not create socket");</w:t>
      </w:r>
    </w:p>
    <w:p w14:paraId="337ACF6B" w14:textId="77777777" w:rsidR="006733CE" w:rsidRPr="006733CE" w:rsidRDefault="006733CE" w:rsidP="006733CE">
      <w:pPr>
        <w:rPr>
          <w:b/>
          <w:bCs/>
        </w:rPr>
      </w:pPr>
      <w:r w:rsidRPr="006733CE">
        <w:rPr>
          <w:b/>
          <w:bCs/>
        </w:rPr>
        <w:lastRenderedPageBreak/>
        <w:tab/>
        <w:t>}</w:t>
      </w:r>
    </w:p>
    <w:p w14:paraId="097419C3" w14:textId="77777777" w:rsidR="006733CE" w:rsidRPr="006733CE" w:rsidRDefault="006733CE" w:rsidP="006733CE">
      <w:pPr>
        <w:rPr>
          <w:b/>
          <w:bCs/>
        </w:rPr>
      </w:pPr>
      <w:r w:rsidRPr="006733CE">
        <w:rPr>
          <w:b/>
          <w:bCs/>
        </w:rPr>
        <w:tab/>
      </w:r>
    </w:p>
    <w:p w14:paraId="460CF1CE" w14:textId="77777777" w:rsidR="006733CE" w:rsidRPr="006733CE" w:rsidRDefault="006733CE" w:rsidP="006733CE">
      <w:pPr>
        <w:rPr>
          <w:b/>
          <w:bCs/>
        </w:rPr>
      </w:pPr>
      <w:r w:rsidRPr="006733CE">
        <w:rPr>
          <w:b/>
          <w:bCs/>
        </w:rPr>
        <w:tab/>
        <w:t>//Prepare the sockaddr_in structure</w:t>
      </w:r>
    </w:p>
    <w:p w14:paraId="79A54CDD" w14:textId="77777777" w:rsidR="006733CE" w:rsidRPr="006733CE" w:rsidRDefault="006733CE" w:rsidP="006733CE">
      <w:pPr>
        <w:rPr>
          <w:b/>
          <w:bCs/>
        </w:rPr>
      </w:pPr>
      <w:r w:rsidRPr="006733CE">
        <w:rPr>
          <w:b/>
          <w:bCs/>
        </w:rPr>
        <w:tab/>
        <w:t>server.sin_family = AF_INET;</w:t>
      </w:r>
    </w:p>
    <w:p w14:paraId="5582C31A" w14:textId="77777777" w:rsidR="006733CE" w:rsidRPr="006733CE" w:rsidRDefault="006733CE" w:rsidP="006733CE">
      <w:pPr>
        <w:rPr>
          <w:b/>
          <w:bCs/>
        </w:rPr>
      </w:pPr>
      <w:r w:rsidRPr="006733CE">
        <w:rPr>
          <w:b/>
          <w:bCs/>
        </w:rPr>
        <w:tab/>
        <w:t>server.sin_addr.s_addr = INADDR_ANY;</w:t>
      </w:r>
    </w:p>
    <w:p w14:paraId="1483B05D" w14:textId="77777777" w:rsidR="006733CE" w:rsidRPr="006733CE" w:rsidRDefault="006733CE" w:rsidP="006733CE">
      <w:pPr>
        <w:rPr>
          <w:b/>
          <w:bCs/>
        </w:rPr>
      </w:pPr>
      <w:r w:rsidRPr="006733CE">
        <w:rPr>
          <w:b/>
          <w:bCs/>
        </w:rPr>
        <w:tab/>
        <w:t>server.sin_port = htons( 8888 );</w:t>
      </w:r>
    </w:p>
    <w:p w14:paraId="1B119330" w14:textId="77777777" w:rsidR="006733CE" w:rsidRPr="006733CE" w:rsidRDefault="006733CE" w:rsidP="006733CE">
      <w:pPr>
        <w:rPr>
          <w:b/>
          <w:bCs/>
        </w:rPr>
      </w:pPr>
      <w:r w:rsidRPr="006733CE">
        <w:rPr>
          <w:b/>
          <w:bCs/>
        </w:rPr>
        <w:tab/>
      </w:r>
    </w:p>
    <w:p w14:paraId="0C486325" w14:textId="77777777" w:rsidR="006733CE" w:rsidRPr="006733CE" w:rsidRDefault="006733CE" w:rsidP="006733CE">
      <w:pPr>
        <w:rPr>
          <w:b/>
          <w:bCs/>
        </w:rPr>
      </w:pPr>
      <w:r w:rsidRPr="006733CE">
        <w:rPr>
          <w:b/>
          <w:bCs/>
        </w:rPr>
        <w:tab/>
        <w:t>//Bind</w:t>
      </w:r>
    </w:p>
    <w:p w14:paraId="50103997" w14:textId="77777777" w:rsidR="006733CE" w:rsidRPr="006733CE" w:rsidRDefault="006733CE" w:rsidP="006733CE">
      <w:pPr>
        <w:rPr>
          <w:b/>
          <w:bCs/>
        </w:rPr>
      </w:pPr>
      <w:r w:rsidRPr="006733CE">
        <w:rPr>
          <w:b/>
          <w:bCs/>
        </w:rPr>
        <w:tab/>
        <w:t>if( bind(socket_desc,(struct sockaddr *)&amp;server , sizeof(server)) &lt; 0)</w:t>
      </w:r>
    </w:p>
    <w:p w14:paraId="197E23B5" w14:textId="77777777" w:rsidR="006733CE" w:rsidRPr="006733CE" w:rsidRDefault="006733CE" w:rsidP="006733CE">
      <w:pPr>
        <w:rPr>
          <w:b/>
          <w:bCs/>
        </w:rPr>
      </w:pPr>
      <w:r w:rsidRPr="006733CE">
        <w:rPr>
          <w:b/>
          <w:bCs/>
        </w:rPr>
        <w:tab/>
        <w:t>{</w:t>
      </w:r>
    </w:p>
    <w:p w14:paraId="172CA608" w14:textId="77777777" w:rsidR="006733CE" w:rsidRPr="006733CE" w:rsidRDefault="006733CE" w:rsidP="006733CE">
      <w:pPr>
        <w:rPr>
          <w:b/>
          <w:bCs/>
        </w:rPr>
      </w:pPr>
      <w:r w:rsidRPr="006733CE">
        <w:rPr>
          <w:b/>
          <w:bCs/>
        </w:rPr>
        <w:tab/>
      </w:r>
      <w:r w:rsidRPr="006733CE">
        <w:rPr>
          <w:b/>
          <w:bCs/>
        </w:rPr>
        <w:tab/>
        <w:t>puts("bind failed");</w:t>
      </w:r>
    </w:p>
    <w:p w14:paraId="26EA3B21" w14:textId="77777777" w:rsidR="006733CE" w:rsidRPr="006733CE" w:rsidRDefault="006733CE" w:rsidP="006733CE">
      <w:pPr>
        <w:rPr>
          <w:b/>
          <w:bCs/>
        </w:rPr>
      </w:pPr>
      <w:r w:rsidRPr="006733CE">
        <w:rPr>
          <w:b/>
          <w:bCs/>
        </w:rPr>
        <w:tab/>
      </w:r>
      <w:r w:rsidRPr="006733CE">
        <w:rPr>
          <w:b/>
          <w:bCs/>
        </w:rPr>
        <w:tab/>
        <w:t>return 1;</w:t>
      </w:r>
    </w:p>
    <w:p w14:paraId="02EB19A3" w14:textId="77777777" w:rsidR="006733CE" w:rsidRPr="006733CE" w:rsidRDefault="006733CE" w:rsidP="006733CE">
      <w:pPr>
        <w:rPr>
          <w:b/>
          <w:bCs/>
        </w:rPr>
      </w:pPr>
      <w:r w:rsidRPr="006733CE">
        <w:rPr>
          <w:b/>
          <w:bCs/>
        </w:rPr>
        <w:tab/>
        <w:t>}</w:t>
      </w:r>
    </w:p>
    <w:p w14:paraId="104341FB" w14:textId="77777777" w:rsidR="006733CE" w:rsidRPr="006733CE" w:rsidRDefault="006733CE" w:rsidP="006733CE">
      <w:pPr>
        <w:rPr>
          <w:b/>
          <w:bCs/>
        </w:rPr>
      </w:pPr>
      <w:r w:rsidRPr="006733CE">
        <w:rPr>
          <w:b/>
          <w:bCs/>
        </w:rPr>
        <w:tab/>
        <w:t>puts("bind done");</w:t>
      </w:r>
    </w:p>
    <w:p w14:paraId="7F4703C3" w14:textId="77777777" w:rsidR="006733CE" w:rsidRPr="006733CE" w:rsidRDefault="006733CE" w:rsidP="006733CE">
      <w:pPr>
        <w:rPr>
          <w:b/>
          <w:bCs/>
        </w:rPr>
      </w:pPr>
      <w:r w:rsidRPr="006733CE">
        <w:rPr>
          <w:b/>
          <w:bCs/>
        </w:rPr>
        <w:tab/>
      </w:r>
    </w:p>
    <w:p w14:paraId="62684EEB" w14:textId="77777777" w:rsidR="006733CE" w:rsidRPr="006733CE" w:rsidRDefault="006733CE" w:rsidP="006733CE">
      <w:pPr>
        <w:rPr>
          <w:b/>
          <w:bCs/>
        </w:rPr>
      </w:pPr>
      <w:r w:rsidRPr="006733CE">
        <w:rPr>
          <w:b/>
          <w:bCs/>
        </w:rPr>
        <w:tab/>
        <w:t>//Listen</w:t>
      </w:r>
    </w:p>
    <w:p w14:paraId="56A8699B" w14:textId="77777777" w:rsidR="006733CE" w:rsidRPr="006733CE" w:rsidRDefault="006733CE" w:rsidP="006733CE">
      <w:pPr>
        <w:rPr>
          <w:b/>
          <w:bCs/>
        </w:rPr>
      </w:pPr>
      <w:r w:rsidRPr="006733CE">
        <w:rPr>
          <w:b/>
          <w:bCs/>
        </w:rPr>
        <w:tab/>
        <w:t>listen(socket_desc , 3);</w:t>
      </w:r>
    </w:p>
    <w:p w14:paraId="15E85027" w14:textId="77777777" w:rsidR="006733CE" w:rsidRPr="006733CE" w:rsidRDefault="006733CE" w:rsidP="006733CE">
      <w:pPr>
        <w:rPr>
          <w:b/>
          <w:bCs/>
        </w:rPr>
      </w:pPr>
      <w:r w:rsidRPr="006733CE">
        <w:rPr>
          <w:b/>
          <w:bCs/>
        </w:rPr>
        <w:tab/>
      </w:r>
    </w:p>
    <w:p w14:paraId="0C57B0C7" w14:textId="77777777" w:rsidR="006733CE" w:rsidRPr="006733CE" w:rsidRDefault="006733CE" w:rsidP="006733CE">
      <w:pPr>
        <w:rPr>
          <w:b/>
          <w:bCs/>
        </w:rPr>
      </w:pPr>
      <w:r w:rsidRPr="006733CE">
        <w:rPr>
          <w:b/>
          <w:bCs/>
        </w:rPr>
        <w:tab/>
        <w:t>//Accept and incoming connection</w:t>
      </w:r>
    </w:p>
    <w:p w14:paraId="1B257625" w14:textId="77777777" w:rsidR="006733CE" w:rsidRPr="006733CE" w:rsidRDefault="006733CE" w:rsidP="006733CE">
      <w:pPr>
        <w:rPr>
          <w:b/>
          <w:bCs/>
        </w:rPr>
      </w:pPr>
      <w:r w:rsidRPr="006733CE">
        <w:rPr>
          <w:b/>
          <w:bCs/>
        </w:rPr>
        <w:tab/>
        <w:t>puts("Waiting for incoming connections...");</w:t>
      </w:r>
    </w:p>
    <w:p w14:paraId="07323798" w14:textId="77777777" w:rsidR="006733CE" w:rsidRPr="006733CE" w:rsidRDefault="006733CE" w:rsidP="006733CE">
      <w:pPr>
        <w:rPr>
          <w:b/>
          <w:bCs/>
        </w:rPr>
      </w:pPr>
      <w:r w:rsidRPr="006733CE">
        <w:rPr>
          <w:b/>
          <w:bCs/>
        </w:rPr>
        <w:tab/>
        <w:t>c = sizeof(struct sockaddr_in);</w:t>
      </w:r>
    </w:p>
    <w:p w14:paraId="2C8B8701" w14:textId="77777777" w:rsidR="006733CE" w:rsidRPr="006733CE" w:rsidRDefault="006733CE" w:rsidP="006733CE">
      <w:pPr>
        <w:rPr>
          <w:b/>
          <w:bCs/>
        </w:rPr>
      </w:pPr>
      <w:r w:rsidRPr="006733CE">
        <w:rPr>
          <w:b/>
          <w:bCs/>
        </w:rPr>
        <w:tab/>
        <w:t>while( (new_socket = accept(socket_desc, (struct sockaddr *)&amp;client, (socklen_t*)&amp;c)) )</w:t>
      </w:r>
    </w:p>
    <w:p w14:paraId="7FC70175" w14:textId="77777777" w:rsidR="006733CE" w:rsidRPr="006733CE" w:rsidRDefault="006733CE" w:rsidP="006733CE">
      <w:pPr>
        <w:rPr>
          <w:b/>
          <w:bCs/>
        </w:rPr>
      </w:pPr>
      <w:r w:rsidRPr="006733CE">
        <w:rPr>
          <w:b/>
          <w:bCs/>
        </w:rPr>
        <w:tab/>
        <w:t>{</w:t>
      </w:r>
    </w:p>
    <w:p w14:paraId="108FEC61" w14:textId="77777777" w:rsidR="006733CE" w:rsidRPr="006733CE" w:rsidRDefault="006733CE" w:rsidP="006733CE">
      <w:pPr>
        <w:rPr>
          <w:b/>
          <w:bCs/>
        </w:rPr>
      </w:pPr>
      <w:r w:rsidRPr="006733CE">
        <w:rPr>
          <w:b/>
          <w:bCs/>
        </w:rPr>
        <w:tab/>
      </w:r>
      <w:r w:rsidRPr="006733CE">
        <w:rPr>
          <w:b/>
          <w:bCs/>
        </w:rPr>
        <w:tab/>
        <w:t>puts("Connection accepted");</w:t>
      </w:r>
    </w:p>
    <w:p w14:paraId="7C6BF6EA" w14:textId="77777777" w:rsidR="006733CE" w:rsidRPr="006733CE" w:rsidRDefault="006733CE" w:rsidP="006733CE">
      <w:pPr>
        <w:rPr>
          <w:b/>
          <w:bCs/>
        </w:rPr>
      </w:pPr>
      <w:r w:rsidRPr="006733CE">
        <w:rPr>
          <w:b/>
          <w:bCs/>
        </w:rPr>
        <w:tab/>
      </w:r>
      <w:r w:rsidRPr="006733CE">
        <w:rPr>
          <w:b/>
          <w:bCs/>
        </w:rPr>
        <w:tab/>
      </w:r>
    </w:p>
    <w:p w14:paraId="54EC5941" w14:textId="77777777" w:rsidR="006733CE" w:rsidRPr="006733CE" w:rsidRDefault="006733CE" w:rsidP="006733CE">
      <w:pPr>
        <w:rPr>
          <w:b/>
          <w:bCs/>
        </w:rPr>
      </w:pPr>
      <w:r w:rsidRPr="006733CE">
        <w:rPr>
          <w:b/>
          <w:bCs/>
        </w:rPr>
        <w:lastRenderedPageBreak/>
        <w:tab/>
      </w:r>
      <w:r w:rsidRPr="006733CE">
        <w:rPr>
          <w:b/>
          <w:bCs/>
        </w:rPr>
        <w:tab/>
        <w:t>//Reply to the client</w:t>
      </w:r>
    </w:p>
    <w:p w14:paraId="0A290256" w14:textId="77777777" w:rsidR="006733CE" w:rsidRPr="006733CE" w:rsidRDefault="006733CE" w:rsidP="006733CE">
      <w:pPr>
        <w:rPr>
          <w:b/>
          <w:bCs/>
        </w:rPr>
      </w:pPr>
      <w:r w:rsidRPr="006733CE">
        <w:rPr>
          <w:b/>
          <w:bCs/>
        </w:rPr>
        <w:tab/>
      </w:r>
      <w:r w:rsidRPr="006733CE">
        <w:rPr>
          <w:b/>
          <w:bCs/>
        </w:rPr>
        <w:tab/>
        <w:t>message = "Hello Client , I have received your connection. And now I will assign a handler for you\n";</w:t>
      </w:r>
    </w:p>
    <w:p w14:paraId="624B4A0C" w14:textId="77777777" w:rsidR="006733CE" w:rsidRPr="006733CE" w:rsidRDefault="006733CE" w:rsidP="006733CE">
      <w:pPr>
        <w:rPr>
          <w:b/>
          <w:bCs/>
        </w:rPr>
      </w:pPr>
      <w:r w:rsidRPr="006733CE">
        <w:rPr>
          <w:b/>
          <w:bCs/>
        </w:rPr>
        <w:tab/>
      </w:r>
      <w:r w:rsidRPr="006733CE">
        <w:rPr>
          <w:b/>
          <w:bCs/>
        </w:rPr>
        <w:tab/>
        <w:t>write(new_socket , message , strlen(message));</w:t>
      </w:r>
    </w:p>
    <w:p w14:paraId="7D64A006" w14:textId="77777777" w:rsidR="006733CE" w:rsidRPr="006733CE" w:rsidRDefault="006733CE" w:rsidP="006733CE">
      <w:pPr>
        <w:rPr>
          <w:b/>
          <w:bCs/>
        </w:rPr>
      </w:pPr>
      <w:r w:rsidRPr="006733CE">
        <w:rPr>
          <w:b/>
          <w:bCs/>
        </w:rPr>
        <w:tab/>
      </w:r>
      <w:r w:rsidRPr="006733CE">
        <w:rPr>
          <w:b/>
          <w:bCs/>
        </w:rPr>
        <w:tab/>
      </w:r>
    </w:p>
    <w:p w14:paraId="185BF514" w14:textId="77777777" w:rsidR="006733CE" w:rsidRPr="006733CE" w:rsidRDefault="006733CE" w:rsidP="006733CE">
      <w:pPr>
        <w:rPr>
          <w:b/>
          <w:bCs/>
        </w:rPr>
      </w:pPr>
      <w:r w:rsidRPr="006733CE">
        <w:rPr>
          <w:b/>
          <w:bCs/>
        </w:rPr>
        <w:tab/>
      </w:r>
      <w:r w:rsidRPr="006733CE">
        <w:rPr>
          <w:b/>
          <w:bCs/>
        </w:rPr>
        <w:tab/>
        <w:t>pthread_t sniffer_thread;</w:t>
      </w:r>
    </w:p>
    <w:p w14:paraId="1AD5AD26" w14:textId="77777777" w:rsidR="006733CE" w:rsidRPr="006733CE" w:rsidRDefault="006733CE" w:rsidP="006733CE">
      <w:pPr>
        <w:rPr>
          <w:b/>
          <w:bCs/>
        </w:rPr>
      </w:pPr>
      <w:r w:rsidRPr="006733CE">
        <w:rPr>
          <w:b/>
          <w:bCs/>
        </w:rPr>
        <w:tab/>
      </w:r>
      <w:r w:rsidRPr="006733CE">
        <w:rPr>
          <w:b/>
          <w:bCs/>
        </w:rPr>
        <w:tab/>
        <w:t>new_sock = malloc(1);</w:t>
      </w:r>
    </w:p>
    <w:p w14:paraId="12605D14" w14:textId="77777777" w:rsidR="006733CE" w:rsidRPr="006733CE" w:rsidRDefault="006733CE" w:rsidP="006733CE">
      <w:pPr>
        <w:rPr>
          <w:b/>
          <w:bCs/>
        </w:rPr>
      </w:pPr>
      <w:r w:rsidRPr="006733CE">
        <w:rPr>
          <w:b/>
          <w:bCs/>
        </w:rPr>
        <w:tab/>
      </w:r>
      <w:r w:rsidRPr="006733CE">
        <w:rPr>
          <w:b/>
          <w:bCs/>
        </w:rPr>
        <w:tab/>
        <w:t>*new_sock = new_socket;</w:t>
      </w:r>
    </w:p>
    <w:p w14:paraId="15DF8CAE" w14:textId="77777777" w:rsidR="006733CE" w:rsidRPr="006733CE" w:rsidRDefault="006733CE" w:rsidP="006733CE">
      <w:pPr>
        <w:rPr>
          <w:b/>
          <w:bCs/>
        </w:rPr>
      </w:pPr>
      <w:r w:rsidRPr="006733CE">
        <w:rPr>
          <w:b/>
          <w:bCs/>
        </w:rPr>
        <w:tab/>
      </w:r>
      <w:r w:rsidRPr="006733CE">
        <w:rPr>
          <w:b/>
          <w:bCs/>
        </w:rPr>
        <w:tab/>
      </w:r>
    </w:p>
    <w:p w14:paraId="3C249C78" w14:textId="77777777" w:rsidR="006733CE" w:rsidRPr="006733CE" w:rsidRDefault="006733CE" w:rsidP="006733CE">
      <w:pPr>
        <w:rPr>
          <w:b/>
          <w:bCs/>
        </w:rPr>
      </w:pPr>
      <w:r w:rsidRPr="006733CE">
        <w:rPr>
          <w:b/>
          <w:bCs/>
        </w:rPr>
        <w:tab/>
      </w:r>
      <w:r w:rsidRPr="006733CE">
        <w:rPr>
          <w:b/>
          <w:bCs/>
        </w:rPr>
        <w:tab/>
        <w:t>if( pthread_create( &amp;sniffer_thread , NULL ,  connection_handler , (void*) new_sock) &lt; 0)</w:t>
      </w:r>
    </w:p>
    <w:p w14:paraId="63937657" w14:textId="77777777" w:rsidR="006733CE" w:rsidRPr="006733CE" w:rsidRDefault="006733CE" w:rsidP="006733CE">
      <w:pPr>
        <w:rPr>
          <w:b/>
          <w:bCs/>
        </w:rPr>
      </w:pPr>
      <w:r w:rsidRPr="006733CE">
        <w:rPr>
          <w:b/>
          <w:bCs/>
        </w:rPr>
        <w:tab/>
      </w:r>
      <w:r w:rsidRPr="006733CE">
        <w:rPr>
          <w:b/>
          <w:bCs/>
        </w:rPr>
        <w:tab/>
        <w:t>{</w:t>
      </w:r>
    </w:p>
    <w:p w14:paraId="2B2FE423" w14:textId="77777777" w:rsidR="006733CE" w:rsidRPr="006733CE" w:rsidRDefault="006733CE" w:rsidP="006733CE">
      <w:pPr>
        <w:rPr>
          <w:b/>
          <w:bCs/>
        </w:rPr>
      </w:pPr>
      <w:r w:rsidRPr="006733CE">
        <w:rPr>
          <w:b/>
          <w:bCs/>
        </w:rPr>
        <w:tab/>
      </w:r>
      <w:r w:rsidRPr="006733CE">
        <w:rPr>
          <w:b/>
          <w:bCs/>
        </w:rPr>
        <w:tab/>
      </w:r>
      <w:r w:rsidRPr="006733CE">
        <w:rPr>
          <w:b/>
          <w:bCs/>
        </w:rPr>
        <w:tab/>
        <w:t>perror("could not create thread");</w:t>
      </w:r>
    </w:p>
    <w:p w14:paraId="674FE835" w14:textId="77777777" w:rsidR="006733CE" w:rsidRPr="006733CE" w:rsidRDefault="006733CE" w:rsidP="006733CE">
      <w:pPr>
        <w:rPr>
          <w:b/>
          <w:bCs/>
        </w:rPr>
      </w:pPr>
      <w:r w:rsidRPr="006733CE">
        <w:rPr>
          <w:b/>
          <w:bCs/>
        </w:rPr>
        <w:tab/>
      </w:r>
      <w:r w:rsidRPr="006733CE">
        <w:rPr>
          <w:b/>
          <w:bCs/>
        </w:rPr>
        <w:tab/>
      </w:r>
      <w:r w:rsidRPr="006733CE">
        <w:rPr>
          <w:b/>
          <w:bCs/>
        </w:rPr>
        <w:tab/>
        <w:t>return 1;</w:t>
      </w:r>
    </w:p>
    <w:p w14:paraId="7F8C1CC1" w14:textId="77777777" w:rsidR="006733CE" w:rsidRPr="006733CE" w:rsidRDefault="006733CE" w:rsidP="006733CE">
      <w:pPr>
        <w:rPr>
          <w:b/>
          <w:bCs/>
        </w:rPr>
      </w:pPr>
      <w:r w:rsidRPr="006733CE">
        <w:rPr>
          <w:b/>
          <w:bCs/>
        </w:rPr>
        <w:tab/>
      </w:r>
      <w:r w:rsidRPr="006733CE">
        <w:rPr>
          <w:b/>
          <w:bCs/>
        </w:rPr>
        <w:tab/>
        <w:t>}</w:t>
      </w:r>
    </w:p>
    <w:p w14:paraId="3D3820B5" w14:textId="77777777" w:rsidR="006733CE" w:rsidRPr="006733CE" w:rsidRDefault="006733CE" w:rsidP="006733CE">
      <w:pPr>
        <w:rPr>
          <w:b/>
          <w:bCs/>
        </w:rPr>
      </w:pPr>
      <w:r w:rsidRPr="006733CE">
        <w:rPr>
          <w:b/>
          <w:bCs/>
        </w:rPr>
        <w:tab/>
      </w:r>
      <w:r w:rsidRPr="006733CE">
        <w:rPr>
          <w:b/>
          <w:bCs/>
        </w:rPr>
        <w:tab/>
      </w:r>
    </w:p>
    <w:p w14:paraId="2D4B9EB1" w14:textId="77777777" w:rsidR="006733CE" w:rsidRPr="006733CE" w:rsidRDefault="006733CE" w:rsidP="006733CE">
      <w:pPr>
        <w:rPr>
          <w:b/>
          <w:bCs/>
        </w:rPr>
      </w:pPr>
      <w:r w:rsidRPr="006733CE">
        <w:rPr>
          <w:b/>
          <w:bCs/>
        </w:rPr>
        <w:tab/>
      </w:r>
      <w:r w:rsidRPr="006733CE">
        <w:rPr>
          <w:b/>
          <w:bCs/>
        </w:rPr>
        <w:tab/>
        <w:t>//Now join the thread , so that we dont terminate before the thread</w:t>
      </w:r>
    </w:p>
    <w:p w14:paraId="4913A519" w14:textId="77777777" w:rsidR="006733CE" w:rsidRPr="006733CE" w:rsidRDefault="006733CE" w:rsidP="006733CE">
      <w:pPr>
        <w:rPr>
          <w:b/>
          <w:bCs/>
        </w:rPr>
      </w:pPr>
      <w:r w:rsidRPr="006733CE">
        <w:rPr>
          <w:b/>
          <w:bCs/>
        </w:rPr>
        <w:tab/>
      </w:r>
      <w:r w:rsidRPr="006733CE">
        <w:rPr>
          <w:b/>
          <w:bCs/>
        </w:rPr>
        <w:tab/>
        <w:t>//pthread_join( sniffer_thread , NULL);</w:t>
      </w:r>
    </w:p>
    <w:p w14:paraId="11B17DC9" w14:textId="77777777" w:rsidR="006733CE" w:rsidRPr="006733CE" w:rsidRDefault="006733CE" w:rsidP="006733CE">
      <w:pPr>
        <w:rPr>
          <w:b/>
          <w:bCs/>
        </w:rPr>
      </w:pPr>
      <w:r w:rsidRPr="006733CE">
        <w:rPr>
          <w:b/>
          <w:bCs/>
        </w:rPr>
        <w:tab/>
      </w:r>
      <w:r w:rsidRPr="006733CE">
        <w:rPr>
          <w:b/>
          <w:bCs/>
        </w:rPr>
        <w:tab/>
        <w:t>puts("Handler assigned");</w:t>
      </w:r>
    </w:p>
    <w:p w14:paraId="6133495B" w14:textId="77777777" w:rsidR="006733CE" w:rsidRPr="006733CE" w:rsidRDefault="006733CE" w:rsidP="006733CE">
      <w:pPr>
        <w:rPr>
          <w:b/>
          <w:bCs/>
        </w:rPr>
      </w:pPr>
      <w:r w:rsidRPr="006733CE">
        <w:rPr>
          <w:b/>
          <w:bCs/>
        </w:rPr>
        <w:tab/>
        <w:t>}</w:t>
      </w:r>
    </w:p>
    <w:p w14:paraId="079210E3" w14:textId="77777777" w:rsidR="006733CE" w:rsidRPr="006733CE" w:rsidRDefault="006733CE" w:rsidP="006733CE">
      <w:pPr>
        <w:rPr>
          <w:b/>
          <w:bCs/>
        </w:rPr>
      </w:pPr>
      <w:r w:rsidRPr="006733CE">
        <w:rPr>
          <w:b/>
          <w:bCs/>
        </w:rPr>
        <w:tab/>
      </w:r>
    </w:p>
    <w:p w14:paraId="099E8C5D" w14:textId="77777777" w:rsidR="006733CE" w:rsidRPr="006733CE" w:rsidRDefault="006733CE" w:rsidP="006733CE">
      <w:pPr>
        <w:rPr>
          <w:b/>
          <w:bCs/>
        </w:rPr>
      </w:pPr>
      <w:r w:rsidRPr="006733CE">
        <w:rPr>
          <w:b/>
          <w:bCs/>
        </w:rPr>
        <w:tab/>
        <w:t>if (new_socket&lt;0)</w:t>
      </w:r>
    </w:p>
    <w:p w14:paraId="227B9298" w14:textId="77777777" w:rsidR="006733CE" w:rsidRPr="006733CE" w:rsidRDefault="006733CE" w:rsidP="006733CE">
      <w:pPr>
        <w:rPr>
          <w:b/>
          <w:bCs/>
        </w:rPr>
      </w:pPr>
      <w:r w:rsidRPr="006733CE">
        <w:rPr>
          <w:b/>
          <w:bCs/>
        </w:rPr>
        <w:tab/>
        <w:t>{</w:t>
      </w:r>
    </w:p>
    <w:p w14:paraId="79B39DA4" w14:textId="77777777" w:rsidR="006733CE" w:rsidRPr="006733CE" w:rsidRDefault="006733CE" w:rsidP="006733CE">
      <w:pPr>
        <w:rPr>
          <w:b/>
          <w:bCs/>
        </w:rPr>
      </w:pPr>
      <w:r w:rsidRPr="006733CE">
        <w:rPr>
          <w:b/>
          <w:bCs/>
        </w:rPr>
        <w:tab/>
      </w:r>
      <w:r w:rsidRPr="006733CE">
        <w:rPr>
          <w:b/>
          <w:bCs/>
        </w:rPr>
        <w:tab/>
        <w:t>perror("accept failed");</w:t>
      </w:r>
    </w:p>
    <w:p w14:paraId="7AB3A744" w14:textId="77777777" w:rsidR="006733CE" w:rsidRPr="006733CE" w:rsidRDefault="006733CE" w:rsidP="006733CE">
      <w:pPr>
        <w:rPr>
          <w:b/>
          <w:bCs/>
        </w:rPr>
      </w:pPr>
      <w:r w:rsidRPr="006733CE">
        <w:rPr>
          <w:b/>
          <w:bCs/>
        </w:rPr>
        <w:tab/>
      </w:r>
      <w:r w:rsidRPr="006733CE">
        <w:rPr>
          <w:b/>
          <w:bCs/>
        </w:rPr>
        <w:tab/>
        <w:t>return 1;</w:t>
      </w:r>
    </w:p>
    <w:p w14:paraId="5924E44C" w14:textId="77777777" w:rsidR="006733CE" w:rsidRPr="006733CE" w:rsidRDefault="006733CE" w:rsidP="006733CE">
      <w:pPr>
        <w:rPr>
          <w:b/>
          <w:bCs/>
        </w:rPr>
      </w:pPr>
      <w:r w:rsidRPr="006733CE">
        <w:rPr>
          <w:b/>
          <w:bCs/>
        </w:rPr>
        <w:tab/>
        <w:t>}</w:t>
      </w:r>
    </w:p>
    <w:p w14:paraId="7757168A" w14:textId="77777777" w:rsidR="006733CE" w:rsidRPr="006733CE" w:rsidRDefault="006733CE" w:rsidP="006733CE">
      <w:pPr>
        <w:rPr>
          <w:b/>
          <w:bCs/>
        </w:rPr>
      </w:pPr>
      <w:r w:rsidRPr="006733CE">
        <w:rPr>
          <w:b/>
          <w:bCs/>
        </w:rPr>
        <w:tab/>
      </w:r>
    </w:p>
    <w:p w14:paraId="6308B1A7" w14:textId="77777777" w:rsidR="006733CE" w:rsidRPr="006733CE" w:rsidRDefault="006733CE" w:rsidP="006733CE">
      <w:pPr>
        <w:rPr>
          <w:b/>
          <w:bCs/>
        </w:rPr>
      </w:pPr>
      <w:r w:rsidRPr="006733CE">
        <w:rPr>
          <w:b/>
          <w:bCs/>
        </w:rPr>
        <w:lastRenderedPageBreak/>
        <w:tab/>
        <w:t>return 0;</w:t>
      </w:r>
    </w:p>
    <w:p w14:paraId="5F9447E1" w14:textId="77777777" w:rsidR="006733CE" w:rsidRPr="006733CE" w:rsidRDefault="006733CE" w:rsidP="006733CE">
      <w:pPr>
        <w:rPr>
          <w:b/>
          <w:bCs/>
        </w:rPr>
      </w:pPr>
      <w:r w:rsidRPr="006733CE">
        <w:rPr>
          <w:b/>
          <w:bCs/>
        </w:rPr>
        <w:t>}</w:t>
      </w:r>
    </w:p>
    <w:p w14:paraId="56967860" w14:textId="77777777" w:rsidR="006733CE" w:rsidRPr="006733CE" w:rsidRDefault="006733CE" w:rsidP="006733CE">
      <w:pPr>
        <w:rPr>
          <w:b/>
          <w:bCs/>
        </w:rPr>
      </w:pPr>
    </w:p>
    <w:p w14:paraId="6594DB75" w14:textId="77777777" w:rsidR="006733CE" w:rsidRPr="006733CE" w:rsidRDefault="006733CE" w:rsidP="006733CE">
      <w:pPr>
        <w:rPr>
          <w:b/>
          <w:bCs/>
        </w:rPr>
      </w:pPr>
      <w:r w:rsidRPr="006733CE">
        <w:rPr>
          <w:b/>
          <w:bCs/>
        </w:rPr>
        <w:t>/*</w:t>
      </w:r>
    </w:p>
    <w:p w14:paraId="1AB3F684" w14:textId="77777777" w:rsidR="006733CE" w:rsidRPr="006733CE" w:rsidRDefault="006733CE" w:rsidP="006733CE">
      <w:pPr>
        <w:rPr>
          <w:b/>
          <w:bCs/>
        </w:rPr>
      </w:pPr>
      <w:r w:rsidRPr="006733CE">
        <w:rPr>
          <w:b/>
          <w:bCs/>
        </w:rPr>
        <w:t xml:space="preserve"> * This will handle connection for each client</w:t>
      </w:r>
    </w:p>
    <w:p w14:paraId="0504E5B9" w14:textId="77777777" w:rsidR="006733CE" w:rsidRPr="006733CE" w:rsidRDefault="006733CE" w:rsidP="006733CE">
      <w:pPr>
        <w:rPr>
          <w:b/>
          <w:bCs/>
        </w:rPr>
      </w:pPr>
      <w:r w:rsidRPr="006733CE">
        <w:rPr>
          <w:b/>
          <w:bCs/>
        </w:rPr>
        <w:t xml:space="preserve"> * */</w:t>
      </w:r>
    </w:p>
    <w:p w14:paraId="27ED8D6D" w14:textId="77777777" w:rsidR="006733CE" w:rsidRPr="006733CE" w:rsidRDefault="006733CE" w:rsidP="006733CE">
      <w:pPr>
        <w:rPr>
          <w:b/>
          <w:bCs/>
        </w:rPr>
      </w:pPr>
      <w:r w:rsidRPr="006733CE">
        <w:rPr>
          <w:b/>
          <w:bCs/>
        </w:rPr>
        <w:t>void *connection_handler(void *socket_desc)</w:t>
      </w:r>
    </w:p>
    <w:p w14:paraId="5F57504F" w14:textId="77777777" w:rsidR="006733CE" w:rsidRPr="006733CE" w:rsidRDefault="006733CE" w:rsidP="006733CE">
      <w:pPr>
        <w:rPr>
          <w:b/>
          <w:bCs/>
        </w:rPr>
      </w:pPr>
      <w:r w:rsidRPr="006733CE">
        <w:rPr>
          <w:b/>
          <w:bCs/>
        </w:rPr>
        <w:t>{</w:t>
      </w:r>
    </w:p>
    <w:p w14:paraId="33B0CC01" w14:textId="77777777" w:rsidR="006733CE" w:rsidRPr="006733CE" w:rsidRDefault="006733CE" w:rsidP="006733CE">
      <w:pPr>
        <w:rPr>
          <w:b/>
          <w:bCs/>
        </w:rPr>
      </w:pPr>
      <w:r w:rsidRPr="006733CE">
        <w:rPr>
          <w:b/>
          <w:bCs/>
        </w:rPr>
        <w:tab/>
        <w:t>//Get the socket descriptor</w:t>
      </w:r>
    </w:p>
    <w:p w14:paraId="208F0C05" w14:textId="77777777" w:rsidR="006733CE" w:rsidRPr="006733CE" w:rsidRDefault="006733CE" w:rsidP="006733CE">
      <w:pPr>
        <w:rPr>
          <w:b/>
          <w:bCs/>
        </w:rPr>
      </w:pPr>
      <w:r w:rsidRPr="006733CE">
        <w:rPr>
          <w:b/>
          <w:bCs/>
        </w:rPr>
        <w:tab/>
        <w:t>int sock = *(int*)socket_desc;</w:t>
      </w:r>
    </w:p>
    <w:p w14:paraId="2ACCE480" w14:textId="77777777" w:rsidR="006733CE" w:rsidRPr="006733CE" w:rsidRDefault="006733CE" w:rsidP="006733CE">
      <w:pPr>
        <w:rPr>
          <w:b/>
          <w:bCs/>
        </w:rPr>
      </w:pPr>
      <w:r w:rsidRPr="006733CE">
        <w:rPr>
          <w:b/>
          <w:bCs/>
        </w:rPr>
        <w:tab/>
      </w:r>
    </w:p>
    <w:p w14:paraId="1166BD52" w14:textId="77777777" w:rsidR="006733CE" w:rsidRPr="006733CE" w:rsidRDefault="006733CE" w:rsidP="006733CE">
      <w:pPr>
        <w:rPr>
          <w:b/>
          <w:bCs/>
        </w:rPr>
      </w:pPr>
      <w:r w:rsidRPr="006733CE">
        <w:rPr>
          <w:b/>
          <w:bCs/>
        </w:rPr>
        <w:tab/>
        <w:t>char *message;</w:t>
      </w:r>
    </w:p>
    <w:p w14:paraId="2D79BCD2" w14:textId="77777777" w:rsidR="006733CE" w:rsidRPr="006733CE" w:rsidRDefault="006733CE" w:rsidP="006733CE">
      <w:pPr>
        <w:rPr>
          <w:b/>
          <w:bCs/>
        </w:rPr>
      </w:pPr>
      <w:r w:rsidRPr="006733CE">
        <w:rPr>
          <w:b/>
          <w:bCs/>
        </w:rPr>
        <w:tab/>
      </w:r>
    </w:p>
    <w:p w14:paraId="324D8973" w14:textId="77777777" w:rsidR="006733CE" w:rsidRPr="006733CE" w:rsidRDefault="006733CE" w:rsidP="006733CE">
      <w:pPr>
        <w:rPr>
          <w:b/>
          <w:bCs/>
        </w:rPr>
      </w:pPr>
      <w:r w:rsidRPr="006733CE">
        <w:rPr>
          <w:b/>
          <w:bCs/>
        </w:rPr>
        <w:tab/>
        <w:t>//Send some messages to the client</w:t>
      </w:r>
    </w:p>
    <w:p w14:paraId="639ECD5A" w14:textId="77777777" w:rsidR="006733CE" w:rsidRPr="006733CE" w:rsidRDefault="006733CE" w:rsidP="006733CE">
      <w:pPr>
        <w:rPr>
          <w:b/>
          <w:bCs/>
        </w:rPr>
      </w:pPr>
      <w:r w:rsidRPr="006733CE">
        <w:rPr>
          <w:b/>
          <w:bCs/>
        </w:rPr>
        <w:tab/>
        <w:t>message = "Greetings! I am your connection handler\n";</w:t>
      </w:r>
    </w:p>
    <w:p w14:paraId="5E38E7F6" w14:textId="77777777" w:rsidR="006733CE" w:rsidRPr="006733CE" w:rsidRDefault="006733CE" w:rsidP="006733CE">
      <w:pPr>
        <w:rPr>
          <w:b/>
          <w:bCs/>
        </w:rPr>
      </w:pPr>
      <w:r w:rsidRPr="006733CE">
        <w:rPr>
          <w:b/>
          <w:bCs/>
        </w:rPr>
        <w:tab/>
        <w:t>write(sock , message , strlen(message));</w:t>
      </w:r>
    </w:p>
    <w:p w14:paraId="4827A248" w14:textId="77777777" w:rsidR="006733CE" w:rsidRPr="006733CE" w:rsidRDefault="006733CE" w:rsidP="006733CE">
      <w:pPr>
        <w:rPr>
          <w:b/>
          <w:bCs/>
        </w:rPr>
      </w:pPr>
      <w:r w:rsidRPr="006733CE">
        <w:rPr>
          <w:b/>
          <w:bCs/>
        </w:rPr>
        <w:tab/>
      </w:r>
    </w:p>
    <w:p w14:paraId="33897CCC" w14:textId="77777777" w:rsidR="006733CE" w:rsidRPr="006733CE" w:rsidRDefault="006733CE" w:rsidP="006733CE">
      <w:pPr>
        <w:rPr>
          <w:b/>
          <w:bCs/>
        </w:rPr>
      </w:pPr>
      <w:r w:rsidRPr="006733CE">
        <w:rPr>
          <w:b/>
          <w:bCs/>
        </w:rPr>
        <w:tab/>
        <w:t>message = "Its my duty to communicate with you";</w:t>
      </w:r>
    </w:p>
    <w:p w14:paraId="3C857361" w14:textId="77777777" w:rsidR="006733CE" w:rsidRPr="006733CE" w:rsidRDefault="006733CE" w:rsidP="006733CE">
      <w:pPr>
        <w:rPr>
          <w:b/>
          <w:bCs/>
        </w:rPr>
      </w:pPr>
      <w:r w:rsidRPr="006733CE">
        <w:rPr>
          <w:b/>
          <w:bCs/>
        </w:rPr>
        <w:tab/>
        <w:t>write(sock , message , strlen(message));</w:t>
      </w:r>
    </w:p>
    <w:p w14:paraId="66A81ED6" w14:textId="77777777" w:rsidR="006733CE" w:rsidRPr="006733CE" w:rsidRDefault="006733CE" w:rsidP="006733CE">
      <w:pPr>
        <w:rPr>
          <w:b/>
          <w:bCs/>
        </w:rPr>
      </w:pPr>
      <w:r w:rsidRPr="006733CE">
        <w:rPr>
          <w:b/>
          <w:bCs/>
        </w:rPr>
        <w:tab/>
      </w:r>
    </w:p>
    <w:p w14:paraId="5AB3E656" w14:textId="77777777" w:rsidR="006733CE" w:rsidRPr="006733CE" w:rsidRDefault="006733CE" w:rsidP="006733CE">
      <w:pPr>
        <w:rPr>
          <w:b/>
          <w:bCs/>
        </w:rPr>
      </w:pPr>
      <w:r w:rsidRPr="006733CE">
        <w:rPr>
          <w:b/>
          <w:bCs/>
        </w:rPr>
        <w:tab/>
        <w:t>//Free the socket pointer</w:t>
      </w:r>
    </w:p>
    <w:p w14:paraId="42984EFA" w14:textId="77777777" w:rsidR="006733CE" w:rsidRPr="006733CE" w:rsidRDefault="006733CE" w:rsidP="006733CE">
      <w:pPr>
        <w:rPr>
          <w:b/>
          <w:bCs/>
        </w:rPr>
      </w:pPr>
      <w:r w:rsidRPr="006733CE">
        <w:rPr>
          <w:b/>
          <w:bCs/>
        </w:rPr>
        <w:tab/>
        <w:t>free(socket_desc);</w:t>
      </w:r>
    </w:p>
    <w:p w14:paraId="681AAF93" w14:textId="77777777" w:rsidR="006733CE" w:rsidRPr="006733CE" w:rsidRDefault="006733CE" w:rsidP="006733CE">
      <w:pPr>
        <w:rPr>
          <w:b/>
          <w:bCs/>
        </w:rPr>
      </w:pPr>
      <w:r w:rsidRPr="006733CE">
        <w:rPr>
          <w:b/>
          <w:bCs/>
        </w:rPr>
        <w:tab/>
      </w:r>
    </w:p>
    <w:p w14:paraId="62CE83AD" w14:textId="77777777" w:rsidR="006733CE" w:rsidRPr="006733CE" w:rsidRDefault="006733CE" w:rsidP="006733CE">
      <w:pPr>
        <w:rPr>
          <w:b/>
          <w:bCs/>
        </w:rPr>
      </w:pPr>
      <w:r w:rsidRPr="006733CE">
        <w:rPr>
          <w:b/>
          <w:bCs/>
        </w:rPr>
        <w:tab/>
        <w:t>return 0;</w:t>
      </w:r>
    </w:p>
    <w:p w14:paraId="279E658E" w14:textId="77777777" w:rsidR="006733CE" w:rsidRPr="006733CE" w:rsidRDefault="006733CE" w:rsidP="006733CE">
      <w:pPr>
        <w:rPr>
          <w:b/>
          <w:bCs/>
        </w:rPr>
      </w:pPr>
      <w:r w:rsidRPr="006733CE">
        <w:rPr>
          <w:b/>
          <w:bCs/>
        </w:rPr>
        <w:t>}</w:t>
      </w:r>
    </w:p>
    <w:p w14:paraId="02AACD09" w14:textId="77777777" w:rsidR="006733CE" w:rsidRPr="006733CE" w:rsidRDefault="006733CE" w:rsidP="006733CE">
      <w:r w:rsidRPr="006733CE">
        <w:lastRenderedPageBreak/>
        <w:t>Run the above server and open 3 terminals like before. Now the server will create a thread for each client connecting to it.</w:t>
      </w:r>
    </w:p>
    <w:p w14:paraId="6D887A94" w14:textId="77777777" w:rsidR="006733CE" w:rsidRPr="006733CE" w:rsidRDefault="006733CE" w:rsidP="006733CE">
      <w:r w:rsidRPr="006733CE">
        <w:t>The telnet terminals would show :</w:t>
      </w:r>
    </w:p>
    <w:p w14:paraId="27D37555" w14:textId="77777777" w:rsidR="006733CE" w:rsidRPr="006733CE" w:rsidRDefault="006733CE" w:rsidP="006733CE">
      <w:pPr>
        <w:rPr>
          <w:b/>
          <w:bCs/>
        </w:rPr>
      </w:pPr>
      <w:r w:rsidRPr="006733CE">
        <w:rPr>
          <w:b/>
          <w:bCs/>
        </w:rPr>
        <w:t>$ telnet localhost 8888</w:t>
      </w:r>
    </w:p>
    <w:p w14:paraId="76490821" w14:textId="77777777" w:rsidR="006733CE" w:rsidRPr="006733CE" w:rsidRDefault="006733CE" w:rsidP="006733CE">
      <w:pPr>
        <w:rPr>
          <w:b/>
          <w:bCs/>
        </w:rPr>
      </w:pPr>
      <w:r w:rsidRPr="006733CE">
        <w:rPr>
          <w:b/>
          <w:bCs/>
        </w:rPr>
        <w:t>Trying 127.0.0.1...</w:t>
      </w:r>
    </w:p>
    <w:p w14:paraId="6AC9DA6A" w14:textId="77777777" w:rsidR="006733CE" w:rsidRPr="006733CE" w:rsidRDefault="006733CE" w:rsidP="006733CE">
      <w:pPr>
        <w:rPr>
          <w:b/>
          <w:bCs/>
        </w:rPr>
      </w:pPr>
      <w:r w:rsidRPr="006733CE">
        <w:rPr>
          <w:b/>
          <w:bCs/>
        </w:rPr>
        <w:t>Connected to localhost.</w:t>
      </w:r>
    </w:p>
    <w:p w14:paraId="5CCCFB3C" w14:textId="77777777" w:rsidR="006733CE" w:rsidRPr="006733CE" w:rsidRDefault="006733CE" w:rsidP="006733CE">
      <w:pPr>
        <w:rPr>
          <w:b/>
          <w:bCs/>
        </w:rPr>
      </w:pPr>
      <w:r w:rsidRPr="006733CE">
        <w:rPr>
          <w:b/>
          <w:bCs/>
        </w:rPr>
        <w:t>Escape character is '^]'.</w:t>
      </w:r>
    </w:p>
    <w:p w14:paraId="3ECF07D6" w14:textId="77777777" w:rsidR="006733CE" w:rsidRPr="006733CE" w:rsidRDefault="006733CE" w:rsidP="006733CE">
      <w:pPr>
        <w:rPr>
          <w:b/>
          <w:bCs/>
        </w:rPr>
      </w:pPr>
      <w:r w:rsidRPr="006733CE">
        <w:rPr>
          <w:b/>
          <w:bCs/>
        </w:rPr>
        <w:t>Hello Client , I have received your connection. And now I will assign a handler for you</w:t>
      </w:r>
    </w:p>
    <w:p w14:paraId="276C6AD2" w14:textId="77777777" w:rsidR="006733CE" w:rsidRPr="006733CE" w:rsidRDefault="006733CE" w:rsidP="006733CE">
      <w:pPr>
        <w:rPr>
          <w:b/>
          <w:bCs/>
        </w:rPr>
      </w:pPr>
      <w:r w:rsidRPr="006733CE">
        <w:rPr>
          <w:b/>
          <w:bCs/>
        </w:rPr>
        <w:t>Hello I am your connection handler</w:t>
      </w:r>
    </w:p>
    <w:p w14:paraId="054AB81C" w14:textId="77777777" w:rsidR="006733CE" w:rsidRPr="006733CE" w:rsidRDefault="006733CE" w:rsidP="006733CE">
      <w:pPr>
        <w:rPr>
          <w:b/>
          <w:bCs/>
        </w:rPr>
      </w:pPr>
      <w:r w:rsidRPr="006733CE">
        <w:rPr>
          <w:b/>
          <w:bCs/>
        </w:rPr>
        <w:t>Its my duty to communicate with you</w:t>
      </w:r>
    </w:p>
    <w:p w14:paraId="1E85B808" w14:textId="77777777" w:rsidR="006733CE" w:rsidRPr="006733CE" w:rsidRDefault="006733CE" w:rsidP="006733CE">
      <w:r w:rsidRPr="006733CE">
        <w:t>This one looks good , but the communication handler is also quite dumb. After the greeting it terminates. It should stay alive and keep communicating with the client.</w:t>
      </w:r>
    </w:p>
    <w:p w14:paraId="0AF1C4AE" w14:textId="77777777" w:rsidR="006733CE" w:rsidRPr="006733CE" w:rsidRDefault="006733CE" w:rsidP="006733CE">
      <w:r w:rsidRPr="006733CE">
        <w:t>One way to do this is by making the connection handler wait for some message from a client as long as the client is connected. If the client disconnects , the connection handler ends.</w:t>
      </w:r>
    </w:p>
    <w:p w14:paraId="7812FC68" w14:textId="77777777" w:rsidR="006733CE" w:rsidRPr="006733CE" w:rsidRDefault="006733CE" w:rsidP="006733CE">
      <w:r w:rsidRPr="006733CE">
        <w:t>So the connection handler can be rewritten like this :</w:t>
      </w:r>
    </w:p>
    <w:p w14:paraId="0B6A20A3" w14:textId="77777777" w:rsidR="006733CE" w:rsidRPr="006733CE" w:rsidRDefault="006733CE" w:rsidP="006733CE">
      <w:pPr>
        <w:rPr>
          <w:b/>
          <w:bCs/>
        </w:rPr>
      </w:pPr>
      <w:r w:rsidRPr="006733CE">
        <w:rPr>
          <w:b/>
          <w:bCs/>
        </w:rPr>
        <w:t>/*</w:t>
      </w:r>
    </w:p>
    <w:p w14:paraId="0172D4A0" w14:textId="77777777" w:rsidR="006733CE" w:rsidRPr="006733CE" w:rsidRDefault="006733CE" w:rsidP="006733CE">
      <w:pPr>
        <w:rPr>
          <w:b/>
          <w:bCs/>
        </w:rPr>
      </w:pPr>
      <w:r w:rsidRPr="006733CE">
        <w:rPr>
          <w:b/>
          <w:bCs/>
        </w:rPr>
        <w:t xml:space="preserve"> * This will handle connection for each client</w:t>
      </w:r>
    </w:p>
    <w:p w14:paraId="2D53B593" w14:textId="77777777" w:rsidR="006733CE" w:rsidRPr="006733CE" w:rsidRDefault="006733CE" w:rsidP="006733CE">
      <w:pPr>
        <w:rPr>
          <w:b/>
          <w:bCs/>
        </w:rPr>
      </w:pPr>
      <w:r w:rsidRPr="006733CE">
        <w:rPr>
          <w:b/>
          <w:bCs/>
        </w:rPr>
        <w:t xml:space="preserve"> * */</w:t>
      </w:r>
    </w:p>
    <w:p w14:paraId="7F698BC3" w14:textId="77777777" w:rsidR="006733CE" w:rsidRPr="006733CE" w:rsidRDefault="006733CE" w:rsidP="006733CE">
      <w:pPr>
        <w:rPr>
          <w:b/>
          <w:bCs/>
        </w:rPr>
      </w:pPr>
      <w:r w:rsidRPr="006733CE">
        <w:rPr>
          <w:b/>
          <w:bCs/>
        </w:rPr>
        <w:t>void *connection_handler(void *socket_desc)</w:t>
      </w:r>
    </w:p>
    <w:p w14:paraId="0F23A87F" w14:textId="77777777" w:rsidR="006733CE" w:rsidRPr="006733CE" w:rsidRDefault="006733CE" w:rsidP="006733CE">
      <w:pPr>
        <w:rPr>
          <w:b/>
          <w:bCs/>
        </w:rPr>
      </w:pPr>
      <w:r w:rsidRPr="006733CE">
        <w:rPr>
          <w:b/>
          <w:bCs/>
        </w:rPr>
        <w:t>{</w:t>
      </w:r>
    </w:p>
    <w:p w14:paraId="6603DA8A" w14:textId="77777777" w:rsidR="006733CE" w:rsidRPr="006733CE" w:rsidRDefault="006733CE" w:rsidP="006733CE">
      <w:pPr>
        <w:rPr>
          <w:b/>
          <w:bCs/>
        </w:rPr>
      </w:pPr>
      <w:r w:rsidRPr="006733CE">
        <w:rPr>
          <w:b/>
          <w:bCs/>
        </w:rPr>
        <w:tab/>
        <w:t>//Get the socket descriptor</w:t>
      </w:r>
    </w:p>
    <w:p w14:paraId="3CE3C822" w14:textId="77777777" w:rsidR="006733CE" w:rsidRPr="006733CE" w:rsidRDefault="006733CE" w:rsidP="006733CE">
      <w:pPr>
        <w:rPr>
          <w:b/>
          <w:bCs/>
        </w:rPr>
      </w:pPr>
      <w:r w:rsidRPr="006733CE">
        <w:rPr>
          <w:b/>
          <w:bCs/>
        </w:rPr>
        <w:tab/>
        <w:t>int sock = *(int*)socket_desc;</w:t>
      </w:r>
    </w:p>
    <w:p w14:paraId="09819EB1" w14:textId="77777777" w:rsidR="006733CE" w:rsidRPr="006733CE" w:rsidRDefault="006733CE" w:rsidP="006733CE">
      <w:pPr>
        <w:rPr>
          <w:b/>
          <w:bCs/>
        </w:rPr>
      </w:pPr>
      <w:r w:rsidRPr="006733CE">
        <w:rPr>
          <w:b/>
          <w:bCs/>
        </w:rPr>
        <w:tab/>
        <w:t>int read_size;</w:t>
      </w:r>
    </w:p>
    <w:p w14:paraId="4CB193B6" w14:textId="77777777" w:rsidR="006733CE" w:rsidRPr="006733CE" w:rsidRDefault="006733CE" w:rsidP="006733CE">
      <w:pPr>
        <w:rPr>
          <w:b/>
          <w:bCs/>
        </w:rPr>
      </w:pPr>
      <w:r w:rsidRPr="006733CE">
        <w:rPr>
          <w:b/>
          <w:bCs/>
        </w:rPr>
        <w:tab/>
        <w:t>char *message , client_message[2000];</w:t>
      </w:r>
    </w:p>
    <w:p w14:paraId="537C9BC9" w14:textId="77777777" w:rsidR="006733CE" w:rsidRPr="006733CE" w:rsidRDefault="006733CE" w:rsidP="006733CE">
      <w:pPr>
        <w:rPr>
          <w:b/>
          <w:bCs/>
        </w:rPr>
      </w:pPr>
      <w:r w:rsidRPr="006733CE">
        <w:rPr>
          <w:b/>
          <w:bCs/>
        </w:rPr>
        <w:tab/>
      </w:r>
    </w:p>
    <w:p w14:paraId="6E7152B8" w14:textId="77777777" w:rsidR="006733CE" w:rsidRPr="006733CE" w:rsidRDefault="006733CE" w:rsidP="006733CE">
      <w:pPr>
        <w:rPr>
          <w:b/>
          <w:bCs/>
        </w:rPr>
      </w:pPr>
      <w:r w:rsidRPr="006733CE">
        <w:rPr>
          <w:b/>
          <w:bCs/>
        </w:rPr>
        <w:tab/>
        <w:t>//Send some messages to the client</w:t>
      </w:r>
    </w:p>
    <w:p w14:paraId="0C7F61D8" w14:textId="77777777" w:rsidR="006733CE" w:rsidRPr="006733CE" w:rsidRDefault="006733CE" w:rsidP="006733CE">
      <w:pPr>
        <w:rPr>
          <w:b/>
          <w:bCs/>
        </w:rPr>
      </w:pPr>
      <w:r w:rsidRPr="006733CE">
        <w:rPr>
          <w:b/>
          <w:bCs/>
        </w:rPr>
        <w:lastRenderedPageBreak/>
        <w:tab/>
        <w:t>message = "Greetings! I am your connection handler\n";</w:t>
      </w:r>
    </w:p>
    <w:p w14:paraId="0DD95ED5" w14:textId="77777777" w:rsidR="006733CE" w:rsidRPr="006733CE" w:rsidRDefault="006733CE" w:rsidP="006733CE">
      <w:pPr>
        <w:rPr>
          <w:b/>
          <w:bCs/>
        </w:rPr>
      </w:pPr>
      <w:r w:rsidRPr="006733CE">
        <w:rPr>
          <w:b/>
          <w:bCs/>
        </w:rPr>
        <w:tab/>
        <w:t>write(sock , message , strlen(message));</w:t>
      </w:r>
    </w:p>
    <w:p w14:paraId="6717D02B" w14:textId="77777777" w:rsidR="006733CE" w:rsidRPr="006733CE" w:rsidRDefault="006733CE" w:rsidP="006733CE">
      <w:pPr>
        <w:rPr>
          <w:b/>
          <w:bCs/>
        </w:rPr>
      </w:pPr>
      <w:r w:rsidRPr="006733CE">
        <w:rPr>
          <w:b/>
          <w:bCs/>
        </w:rPr>
        <w:tab/>
      </w:r>
    </w:p>
    <w:p w14:paraId="1799E3B4" w14:textId="77777777" w:rsidR="006733CE" w:rsidRPr="006733CE" w:rsidRDefault="006733CE" w:rsidP="006733CE">
      <w:pPr>
        <w:rPr>
          <w:b/>
          <w:bCs/>
        </w:rPr>
      </w:pPr>
      <w:r w:rsidRPr="006733CE">
        <w:rPr>
          <w:b/>
          <w:bCs/>
        </w:rPr>
        <w:tab/>
        <w:t>message = "Now type something and i shall repeat what you type \n";</w:t>
      </w:r>
    </w:p>
    <w:p w14:paraId="05C14151" w14:textId="77777777" w:rsidR="006733CE" w:rsidRPr="006733CE" w:rsidRDefault="006733CE" w:rsidP="006733CE">
      <w:pPr>
        <w:rPr>
          <w:b/>
          <w:bCs/>
        </w:rPr>
      </w:pPr>
      <w:r w:rsidRPr="006733CE">
        <w:rPr>
          <w:b/>
          <w:bCs/>
        </w:rPr>
        <w:tab/>
        <w:t>write(sock , message , strlen(message));</w:t>
      </w:r>
    </w:p>
    <w:p w14:paraId="61F37A7E" w14:textId="77777777" w:rsidR="006733CE" w:rsidRPr="006733CE" w:rsidRDefault="006733CE" w:rsidP="006733CE">
      <w:pPr>
        <w:rPr>
          <w:b/>
          <w:bCs/>
        </w:rPr>
      </w:pPr>
      <w:r w:rsidRPr="006733CE">
        <w:rPr>
          <w:b/>
          <w:bCs/>
        </w:rPr>
        <w:tab/>
      </w:r>
    </w:p>
    <w:p w14:paraId="54AF2B35" w14:textId="77777777" w:rsidR="006733CE" w:rsidRPr="006733CE" w:rsidRDefault="006733CE" w:rsidP="006733CE">
      <w:pPr>
        <w:rPr>
          <w:b/>
          <w:bCs/>
        </w:rPr>
      </w:pPr>
      <w:r w:rsidRPr="006733CE">
        <w:rPr>
          <w:b/>
          <w:bCs/>
        </w:rPr>
        <w:tab/>
        <w:t>//Receive a message from client</w:t>
      </w:r>
    </w:p>
    <w:p w14:paraId="5F197E9F" w14:textId="77777777" w:rsidR="006733CE" w:rsidRPr="006733CE" w:rsidRDefault="006733CE" w:rsidP="006733CE">
      <w:pPr>
        <w:rPr>
          <w:b/>
          <w:bCs/>
        </w:rPr>
      </w:pPr>
      <w:r w:rsidRPr="006733CE">
        <w:rPr>
          <w:b/>
          <w:bCs/>
        </w:rPr>
        <w:tab/>
        <w:t>while( (read_size = recv(sock , client_message , 2000 , 0)) &gt; 0 )</w:t>
      </w:r>
    </w:p>
    <w:p w14:paraId="701B88F4" w14:textId="77777777" w:rsidR="006733CE" w:rsidRPr="006733CE" w:rsidRDefault="006733CE" w:rsidP="006733CE">
      <w:pPr>
        <w:rPr>
          <w:b/>
          <w:bCs/>
        </w:rPr>
      </w:pPr>
      <w:r w:rsidRPr="006733CE">
        <w:rPr>
          <w:b/>
          <w:bCs/>
        </w:rPr>
        <w:tab/>
        <w:t>{</w:t>
      </w:r>
    </w:p>
    <w:p w14:paraId="6B61E7C2" w14:textId="77777777" w:rsidR="006733CE" w:rsidRPr="006733CE" w:rsidRDefault="006733CE" w:rsidP="006733CE">
      <w:pPr>
        <w:rPr>
          <w:b/>
          <w:bCs/>
        </w:rPr>
      </w:pPr>
      <w:r w:rsidRPr="006733CE">
        <w:rPr>
          <w:b/>
          <w:bCs/>
        </w:rPr>
        <w:tab/>
      </w:r>
      <w:r w:rsidRPr="006733CE">
        <w:rPr>
          <w:b/>
          <w:bCs/>
        </w:rPr>
        <w:tab/>
        <w:t>//Send the message back to client</w:t>
      </w:r>
    </w:p>
    <w:p w14:paraId="2604E5B4" w14:textId="77777777" w:rsidR="006733CE" w:rsidRPr="006733CE" w:rsidRDefault="006733CE" w:rsidP="006733CE">
      <w:pPr>
        <w:rPr>
          <w:b/>
          <w:bCs/>
        </w:rPr>
      </w:pPr>
      <w:r w:rsidRPr="006733CE">
        <w:rPr>
          <w:b/>
          <w:bCs/>
        </w:rPr>
        <w:tab/>
      </w:r>
      <w:r w:rsidRPr="006733CE">
        <w:rPr>
          <w:b/>
          <w:bCs/>
        </w:rPr>
        <w:tab/>
        <w:t>write(sock , client_message , strlen(client_message));</w:t>
      </w:r>
    </w:p>
    <w:p w14:paraId="24ECF758" w14:textId="77777777" w:rsidR="006733CE" w:rsidRPr="006733CE" w:rsidRDefault="006733CE" w:rsidP="006733CE">
      <w:pPr>
        <w:rPr>
          <w:b/>
          <w:bCs/>
        </w:rPr>
      </w:pPr>
      <w:r w:rsidRPr="006733CE">
        <w:rPr>
          <w:b/>
          <w:bCs/>
        </w:rPr>
        <w:tab/>
        <w:t>}</w:t>
      </w:r>
    </w:p>
    <w:p w14:paraId="31D9B35A" w14:textId="77777777" w:rsidR="006733CE" w:rsidRPr="006733CE" w:rsidRDefault="006733CE" w:rsidP="006733CE">
      <w:pPr>
        <w:rPr>
          <w:b/>
          <w:bCs/>
        </w:rPr>
      </w:pPr>
      <w:r w:rsidRPr="006733CE">
        <w:rPr>
          <w:b/>
          <w:bCs/>
        </w:rPr>
        <w:tab/>
      </w:r>
    </w:p>
    <w:p w14:paraId="07C24902" w14:textId="77777777" w:rsidR="006733CE" w:rsidRPr="006733CE" w:rsidRDefault="006733CE" w:rsidP="006733CE">
      <w:pPr>
        <w:rPr>
          <w:b/>
          <w:bCs/>
        </w:rPr>
      </w:pPr>
      <w:r w:rsidRPr="006733CE">
        <w:rPr>
          <w:b/>
          <w:bCs/>
        </w:rPr>
        <w:tab/>
        <w:t>if(read_size == 0)</w:t>
      </w:r>
    </w:p>
    <w:p w14:paraId="437785E0" w14:textId="77777777" w:rsidR="006733CE" w:rsidRPr="006733CE" w:rsidRDefault="006733CE" w:rsidP="006733CE">
      <w:pPr>
        <w:rPr>
          <w:b/>
          <w:bCs/>
        </w:rPr>
      </w:pPr>
      <w:r w:rsidRPr="006733CE">
        <w:rPr>
          <w:b/>
          <w:bCs/>
        </w:rPr>
        <w:tab/>
        <w:t>{</w:t>
      </w:r>
    </w:p>
    <w:p w14:paraId="5B57CC66" w14:textId="77777777" w:rsidR="006733CE" w:rsidRPr="006733CE" w:rsidRDefault="006733CE" w:rsidP="006733CE">
      <w:pPr>
        <w:rPr>
          <w:b/>
          <w:bCs/>
        </w:rPr>
      </w:pPr>
      <w:r w:rsidRPr="006733CE">
        <w:rPr>
          <w:b/>
          <w:bCs/>
        </w:rPr>
        <w:tab/>
      </w:r>
      <w:r w:rsidRPr="006733CE">
        <w:rPr>
          <w:b/>
          <w:bCs/>
        </w:rPr>
        <w:tab/>
        <w:t>puts("Client disconnected");</w:t>
      </w:r>
    </w:p>
    <w:p w14:paraId="52493FB8" w14:textId="77777777" w:rsidR="006733CE" w:rsidRPr="006733CE" w:rsidRDefault="006733CE" w:rsidP="006733CE">
      <w:pPr>
        <w:rPr>
          <w:b/>
          <w:bCs/>
        </w:rPr>
      </w:pPr>
      <w:r w:rsidRPr="006733CE">
        <w:rPr>
          <w:b/>
          <w:bCs/>
        </w:rPr>
        <w:tab/>
      </w:r>
      <w:r w:rsidRPr="006733CE">
        <w:rPr>
          <w:b/>
          <w:bCs/>
        </w:rPr>
        <w:tab/>
        <w:t>fflush(stdout);</w:t>
      </w:r>
    </w:p>
    <w:p w14:paraId="5F1E4770" w14:textId="77777777" w:rsidR="006733CE" w:rsidRPr="006733CE" w:rsidRDefault="006733CE" w:rsidP="006733CE">
      <w:pPr>
        <w:rPr>
          <w:b/>
          <w:bCs/>
        </w:rPr>
      </w:pPr>
      <w:r w:rsidRPr="006733CE">
        <w:rPr>
          <w:b/>
          <w:bCs/>
        </w:rPr>
        <w:tab/>
        <w:t>}</w:t>
      </w:r>
    </w:p>
    <w:p w14:paraId="27A78C79" w14:textId="77777777" w:rsidR="006733CE" w:rsidRPr="006733CE" w:rsidRDefault="006733CE" w:rsidP="006733CE">
      <w:pPr>
        <w:rPr>
          <w:b/>
          <w:bCs/>
        </w:rPr>
      </w:pPr>
      <w:r w:rsidRPr="006733CE">
        <w:rPr>
          <w:b/>
          <w:bCs/>
        </w:rPr>
        <w:tab/>
        <w:t>else if(read_size == -1)</w:t>
      </w:r>
    </w:p>
    <w:p w14:paraId="61C4D04D" w14:textId="77777777" w:rsidR="006733CE" w:rsidRPr="006733CE" w:rsidRDefault="006733CE" w:rsidP="006733CE">
      <w:pPr>
        <w:rPr>
          <w:b/>
          <w:bCs/>
        </w:rPr>
      </w:pPr>
      <w:r w:rsidRPr="006733CE">
        <w:rPr>
          <w:b/>
          <w:bCs/>
        </w:rPr>
        <w:tab/>
        <w:t>{</w:t>
      </w:r>
    </w:p>
    <w:p w14:paraId="56780BB6" w14:textId="77777777" w:rsidR="006733CE" w:rsidRPr="006733CE" w:rsidRDefault="006733CE" w:rsidP="006733CE">
      <w:pPr>
        <w:rPr>
          <w:b/>
          <w:bCs/>
        </w:rPr>
      </w:pPr>
      <w:r w:rsidRPr="006733CE">
        <w:rPr>
          <w:b/>
          <w:bCs/>
        </w:rPr>
        <w:tab/>
      </w:r>
      <w:r w:rsidRPr="006733CE">
        <w:rPr>
          <w:b/>
          <w:bCs/>
        </w:rPr>
        <w:tab/>
        <w:t>perror("recv failed");</w:t>
      </w:r>
    </w:p>
    <w:p w14:paraId="56663AFA" w14:textId="77777777" w:rsidR="006733CE" w:rsidRPr="006733CE" w:rsidRDefault="006733CE" w:rsidP="006733CE">
      <w:pPr>
        <w:rPr>
          <w:b/>
          <w:bCs/>
        </w:rPr>
      </w:pPr>
      <w:r w:rsidRPr="006733CE">
        <w:rPr>
          <w:b/>
          <w:bCs/>
        </w:rPr>
        <w:tab/>
        <w:t>}</w:t>
      </w:r>
    </w:p>
    <w:p w14:paraId="2AF17E4F" w14:textId="77777777" w:rsidR="006733CE" w:rsidRPr="006733CE" w:rsidRDefault="006733CE" w:rsidP="006733CE">
      <w:pPr>
        <w:rPr>
          <w:b/>
          <w:bCs/>
        </w:rPr>
      </w:pPr>
      <w:r w:rsidRPr="006733CE">
        <w:rPr>
          <w:b/>
          <w:bCs/>
        </w:rPr>
        <w:tab/>
      </w:r>
      <w:r w:rsidRPr="006733CE">
        <w:rPr>
          <w:b/>
          <w:bCs/>
        </w:rPr>
        <w:tab/>
      </w:r>
    </w:p>
    <w:p w14:paraId="0D876F59" w14:textId="77777777" w:rsidR="006733CE" w:rsidRPr="006733CE" w:rsidRDefault="006733CE" w:rsidP="006733CE">
      <w:pPr>
        <w:rPr>
          <w:b/>
          <w:bCs/>
        </w:rPr>
      </w:pPr>
      <w:r w:rsidRPr="006733CE">
        <w:rPr>
          <w:b/>
          <w:bCs/>
        </w:rPr>
        <w:tab/>
        <w:t>//Free the socket pointer</w:t>
      </w:r>
    </w:p>
    <w:p w14:paraId="1FC76A39" w14:textId="77777777" w:rsidR="006733CE" w:rsidRPr="006733CE" w:rsidRDefault="006733CE" w:rsidP="006733CE">
      <w:pPr>
        <w:rPr>
          <w:b/>
          <w:bCs/>
        </w:rPr>
      </w:pPr>
      <w:r w:rsidRPr="006733CE">
        <w:rPr>
          <w:b/>
          <w:bCs/>
        </w:rPr>
        <w:tab/>
        <w:t>free(socket_desc);</w:t>
      </w:r>
    </w:p>
    <w:p w14:paraId="4042CBB9" w14:textId="77777777" w:rsidR="006733CE" w:rsidRPr="006733CE" w:rsidRDefault="006733CE" w:rsidP="006733CE">
      <w:pPr>
        <w:rPr>
          <w:b/>
          <w:bCs/>
        </w:rPr>
      </w:pPr>
      <w:r w:rsidRPr="006733CE">
        <w:rPr>
          <w:b/>
          <w:bCs/>
        </w:rPr>
        <w:tab/>
      </w:r>
    </w:p>
    <w:p w14:paraId="5D8E48D4" w14:textId="77777777" w:rsidR="006733CE" w:rsidRPr="006733CE" w:rsidRDefault="006733CE" w:rsidP="006733CE">
      <w:pPr>
        <w:rPr>
          <w:b/>
          <w:bCs/>
        </w:rPr>
      </w:pPr>
      <w:r w:rsidRPr="006733CE">
        <w:rPr>
          <w:b/>
          <w:bCs/>
        </w:rPr>
        <w:lastRenderedPageBreak/>
        <w:tab/>
        <w:t>return 0;</w:t>
      </w:r>
    </w:p>
    <w:p w14:paraId="368CD7F0" w14:textId="77777777" w:rsidR="006733CE" w:rsidRPr="006733CE" w:rsidRDefault="006733CE" w:rsidP="006733CE">
      <w:pPr>
        <w:rPr>
          <w:b/>
          <w:bCs/>
        </w:rPr>
      </w:pPr>
      <w:r w:rsidRPr="006733CE">
        <w:rPr>
          <w:b/>
          <w:bCs/>
        </w:rPr>
        <w:t>}</w:t>
      </w:r>
    </w:p>
    <w:p w14:paraId="5444F3BE" w14:textId="77777777" w:rsidR="006733CE" w:rsidRPr="006733CE" w:rsidRDefault="006733CE" w:rsidP="006733CE">
      <w:r w:rsidRPr="006733CE">
        <w:t>The above connection handler takes some input from the client and replies back with the same. Simple! Here is how the telnet output might look</w:t>
      </w:r>
    </w:p>
    <w:p w14:paraId="7447ACE4" w14:textId="77777777" w:rsidR="006733CE" w:rsidRPr="006733CE" w:rsidRDefault="006733CE" w:rsidP="006733CE">
      <w:pPr>
        <w:rPr>
          <w:b/>
          <w:bCs/>
        </w:rPr>
      </w:pPr>
      <w:r w:rsidRPr="006733CE">
        <w:rPr>
          <w:b/>
          <w:bCs/>
        </w:rPr>
        <w:t>$ telnet localhost 8888</w:t>
      </w:r>
    </w:p>
    <w:p w14:paraId="7CC0A41B" w14:textId="77777777" w:rsidR="006733CE" w:rsidRPr="006733CE" w:rsidRDefault="006733CE" w:rsidP="006733CE">
      <w:pPr>
        <w:rPr>
          <w:b/>
          <w:bCs/>
        </w:rPr>
      </w:pPr>
      <w:r w:rsidRPr="006733CE">
        <w:rPr>
          <w:b/>
          <w:bCs/>
        </w:rPr>
        <w:t>Trying 127.0.0.1...</w:t>
      </w:r>
    </w:p>
    <w:p w14:paraId="056494A0" w14:textId="77777777" w:rsidR="006733CE" w:rsidRPr="006733CE" w:rsidRDefault="006733CE" w:rsidP="006733CE">
      <w:pPr>
        <w:rPr>
          <w:b/>
          <w:bCs/>
        </w:rPr>
      </w:pPr>
      <w:r w:rsidRPr="006733CE">
        <w:rPr>
          <w:b/>
          <w:bCs/>
        </w:rPr>
        <w:t>Connected to localhost.</w:t>
      </w:r>
    </w:p>
    <w:p w14:paraId="7EA6787E" w14:textId="77777777" w:rsidR="006733CE" w:rsidRPr="006733CE" w:rsidRDefault="006733CE" w:rsidP="006733CE">
      <w:pPr>
        <w:rPr>
          <w:b/>
          <w:bCs/>
        </w:rPr>
      </w:pPr>
      <w:r w:rsidRPr="006733CE">
        <w:rPr>
          <w:b/>
          <w:bCs/>
        </w:rPr>
        <w:t>Escape character is '^]'.</w:t>
      </w:r>
    </w:p>
    <w:p w14:paraId="536966B8" w14:textId="77777777" w:rsidR="006733CE" w:rsidRPr="006733CE" w:rsidRDefault="006733CE" w:rsidP="006733CE">
      <w:pPr>
        <w:rPr>
          <w:b/>
          <w:bCs/>
        </w:rPr>
      </w:pPr>
      <w:r w:rsidRPr="006733CE">
        <w:rPr>
          <w:b/>
          <w:bCs/>
        </w:rPr>
        <w:t>Hello Client , I have received your connection. And now I will assign a handler for you</w:t>
      </w:r>
    </w:p>
    <w:p w14:paraId="0D967EE2" w14:textId="77777777" w:rsidR="006733CE" w:rsidRPr="006733CE" w:rsidRDefault="006733CE" w:rsidP="006733CE">
      <w:pPr>
        <w:rPr>
          <w:b/>
          <w:bCs/>
        </w:rPr>
      </w:pPr>
      <w:r w:rsidRPr="006733CE">
        <w:rPr>
          <w:b/>
          <w:bCs/>
        </w:rPr>
        <w:t>Greetings! I am your connection handler</w:t>
      </w:r>
    </w:p>
    <w:p w14:paraId="618E5601" w14:textId="77777777" w:rsidR="006733CE" w:rsidRPr="006733CE" w:rsidRDefault="006733CE" w:rsidP="006733CE">
      <w:pPr>
        <w:rPr>
          <w:b/>
          <w:bCs/>
        </w:rPr>
      </w:pPr>
      <w:r w:rsidRPr="006733CE">
        <w:rPr>
          <w:b/>
          <w:bCs/>
        </w:rPr>
        <w:t xml:space="preserve">Now type something and i shall repeat what you type </w:t>
      </w:r>
    </w:p>
    <w:p w14:paraId="2C863D28" w14:textId="77777777" w:rsidR="006733CE" w:rsidRPr="006733CE" w:rsidRDefault="006733CE" w:rsidP="006733CE">
      <w:pPr>
        <w:rPr>
          <w:b/>
          <w:bCs/>
        </w:rPr>
      </w:pPr>
      <w:r w:rsidRPr="006733CE">
        <w:rPr>
          <w:b/>
          <w:bCs/>
        </w:rPr>
        <w:t>Hello</w:t>
      </w:r>
    </w:p>
    <w:p w14:paraId="34E4E460" w14:textId="77777777" w:rsidR="006733CE" w:rsidRPr="006733CE" w:rsidRDefault="006733CE" w:rsidP="006733CE">
      <w:pPr>
        <w:rPr>
          <w:b/>
          <w:bCs/>
        </w:rPr>
      </w:pPr>
      <w:r w:rsidRPr="006733CE">
        <w:rPr>
          <w:b/>
          <w:bCs/>
        </w:rPr>
        <w:t>Hello</w:t>
      </w:r>
    </w:p>
    <w:p w14:paraId="4C19FD3B" w14:textId="77777777" w:rsidR="006733CE" w:rsidRPr="006733CE" w:rsidRDefault="006733CE" w:rsidP="006733CE">
      <w:pPr>
        <w:rPr>
          <w:b/>
          <w:bCs/>
        </w:rPr>
      </w:pPr>
      <w:r w:rsidRPr="006733CE">
        <w:rPr>
          <w:b/>
          <w:bCs/>
        </w:rPr>
        <w:t>How are you</w:t>
      </w:r>
    </w:p>
    <w:p w14:paraId="1C14AFC8" w14:textId="77777777" w:rsidR="006733CE" w:rsidRPr="006733CE" w:rsidRDefault="006733CE" w:rsidP="006733CE">
      <w:pPr>
        <w:rPr>
          <w:b/>
          <w:bCs/>
        </w:rPr>
      </w:pPr>
      <w:r w:rsidRPr="006733CE">
        <w:rPr>
          <w:b/>
          <w:bCs/>
        </w:rPr>
        <w:t>How are you</w:t>
      </w:r>
    </w:p>
    <w:p w14:paraId="60A83BFC" w14:textId="77777777" w:rsidR="006733CE" w:rsidRPr="006733CE" w:rsidRDefault="006733CE" w:rsidP="006733CE">
      <w:pPr>
        <w:rPr>
          <w:b/>
          <w:bCs/>
        </w:rPr>
      </w:pPr>
      <w:r w:rsidRPr="006733CE">
        <w:rPr>
          <w:b/>
          <w:bCs/>
        </w:rPr>
        <w:t>I am fine</w:t>
      </w:r>
    </w:p>
    <w:p w14:paraId="31121275" w14:textId="77777777" w:rsidR="006733CE" w:rsidRPr="006733CE" w:rsidRDefault="006733CE" w:rsidP="006733CE">
      <w:pPr>
        <w:rPr>
          <w:b/>
          <w:bCs/>
        </w:rPr>
      </w:pPr>
      <w:r w:rsidRPr="006733CE">
        <w:rPr>
          <w:b/>
          <w:bCs/>
        </w:rPr>
        <w:t>I am fine</w:t>
      </w:r>
    </w:p>
    <w:p w14:paraId="1D5AD92A" w14:textId="77777777" w:rsidR="006733CE" w:rsidRPr="006733CE" w:rsidRDefault="006733CE" w:rsidP="006733CE">
      <w:r w:rsidRPr="006733CE">
        <w:t>So now we have a server thats communicative. Thats useful now.</w:t>
      </w:r>
    </w:p>
    <w:p w14:paraId="4149DEC0" w14:textId="77777777" w:rsidR="006733CE" w:rsidRPr="006733CE" w:rsidRDefault="006733CE" w:rsidP="006733CE">
      <w:r w:rsidRPr="006733CE">
        <w:rPr>
          <w:b/>
          <w:bCs/>
        </w:rPr>
        <w:t>Linking the pthread library</w:t>
      </w:r>
    </w:p>
    <w:p w14:paraId="49F331F5" w14:textId="77777777" w:rsidR="006733CE" w:rsidRPr="006733CE" w:rsidRDefault="006733CE" w:rsidP="006733CE">
      <w:r w:rsidRPr="006733CE">
        <w:t>When compiling programs that use the pthread library you need to link the library. This is done like this :</w:t>
      </w:r>
    </w:p>
    <w:p w14:paraId="11D0656A" w14:textId="77777777" w:rsidR="006733CE" w:rsidRPr="006733CE" w:rsidRDefault="006733CE" w:rsidP="006733CE">
      <w:pPr>
        <w:rPr>
          <w:b/>
          <w:bCs/>
        </w:rPr>
      </w:pPr>
      <w:r w:rsidRPr="006733CE">
        <w:rPr>
          <w:b/>
          <w:bCs/>
        </w:rPr>
        <w:t>$ gcc program.c -lpthread</w:t>
      </w:r>
    </w:p>
    <w:p w14:paraId="02CF4C15" w14:textId="77777777" w:rsidR="006733CE" w:rsidRPr="006733CE" w:rsidRDefault="006733CE" w:rsidP="006733CE">
      <w:pPr>
        <w:rPr>
          <w:b/>
          <w:bCs/>
        </w:rPr>
      </w:pPr>
      <w:r w:rsidRPr="006733CE">
        <w:rPr>
          <w:b/>
          <w:bCs/>
        </w:rPr>
        <w:t>Conclusion</w:t>
      </w:r>
    </w:p>
    <w:p w14:paraId="65A67A6C" w14:textId="77777777" w:rsidR="006733CE" w:rsidRPr="006733CE" w:rsidRDefault="006733CE" w:rsidP="006733CE">
      <w:r w:rsidRPr="006733CE">
        <w:t>By now you must have learned the basics of </w:t>
      </w:r>
      <w:r w:rsidRPr="006733CE">
        <w:rPr>
          <w:b/>
          <w:bCs/>
        </w:rPr>
        <w:t>socket programming in C</w:t>
      </w:r>
      <w:r w:rsidRPr="006733CE">
        <w:t>. You can try out some experiments like writing a chat client or something similar.</w:t>
      </w:r>
    </w:p>
    <w:p w14:paraId="360A90E5"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834EE"/>
    <w:multiLevelType w:val="multilevel"/>
    <w:tmpl w:val="9AF0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0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CE"/>
    <w:rsid w:val="00346441"/>
    <w:rsid w:val="00394613"/>
    <w:rsid w:val="00605C7F"/>
    <w:rsid w:val="006733CE"/>
    <w:rsid w:val="007E3B6C"/>
    <w:rsid w:val="00973D64"/>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9644"/>
  <w15:chartTrackingRefBased/>
  <w15:docId w15:val="{4B639FE6-44FE-454E-8E3F-43A4352E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3CE"/>
    <w:rPr>
      <w:rFonts w:eastAsiaTheme="majorEastAsia" w:cstheme="majorBidi"/>
      <w:color w:val="272727" w:themeColor="text1" w:themeTint="D8"/>
    </w:rPr>
  </w:style>
  <w:style w:type="paragraph" w:styleId="Title">
    <w:name w:val="Title"/>
    <w:basedOn w:val="Normal"/>
    <w:next w:val="Normal"/>
    <w:link w:val="TitleChar"/>
    <w:uiPriority w:val="10"/>
    <w:qFormat/>
    <w:rsid w:val="0067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3CE"/>
    <w:pPr>
      <w:spacing w:before="160"/>
      <w:jc w:val="center"/>
    </w:pPr>
    <w:rPr>
      <w:i/>
      <w:iCs/>
      <w:color w:val="404040" w:themeColor="text1" w:themeTint="BF"/>
    </w:rPr>
  </w:style>
  <w:style w:type="character" w:customStyle="1" w:styleId="QuoteChar">
    <w:name w:val="Quote Char"/>
    <w:basedOn w:val="DefaultParagraphFont"/>
    <w:link w:val="Quote"/>
    <w:uiPriority w:val="29"/>
    <w:rsid w:val="006733CE"/>
    <w:rPr>
      <w:i/>
      <w:iCs/>
      <w:color w:val="404040" w:themeColor="text1" w:themeTint="BF"/>
    </w:rPr>
  </w:style>
  <w:style w:type="paragraph" w:styleId="ListParagraph">
    <w:name w:val="List Paragraph"/>
    <w:basedOn w:val="Normal"/>
    <w:uiPriority w:val="34"/>
    <w:qFormat/>
    <w:rsid w:val="006733CE"/>
    <w:pPr>
      <w:ind w:left="720"/>
      <w:contextualSpacing/>
    </w:pPr>
  </w:style>
  <w:style w:type="character" w:styleId="IntenseEmphasis">
    <w:name w:val="Intense Emphasis"/>
    <w:basedOn w:val="DefaultParagraphFont"/>
    <w:uiPriority w:val="21"/>
    <w:qFormat/>
    <w:rsid w:val="006733CE"/>
    <w:rPr>
      <w:i/>
      <w:iCs/>
      <w:color w:val="0F4761" w:themeColor="accent1" w:themeShade="BF"/>
    </w:rPr>
  </w:style>
  <w:style w:type="paragraph" w:styleId="IntenseQuote">
    <w:name w:val="Intense Quote"/>
    <w:basedOn w:val="Normal"/>
    <w:next w:val="Normal"/>
    <w:link w:val="IntenseQuoteChar"/>
    <w:uiPriority w:val="30"/>
    <w:qFormat/>
    <w:rsid w:val="0067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3CE"/>
    <w:rPr>
      <w:i/>
      <w:iCs/>
      <w:color w:val="0F4761" w:themeColor="accent1" w:themeShade="BF"/>
    </w:rPr>
  </w:style>
  <w:style w:type="character" w:styleId="IntenseReference">
    <w:name w:val="Intense Reference"/>
    <w:basedOn w:val="DefaultParagraphFont"/>
    <w:uiPriority w:val="32"/>
    <w:qFormat/>
    <w:rsid w:val="006733CE"/>
    <w:rPr>
      <w:b/>
      <w:bCs/>
      <w:smallCaps/>
      <w:color w:val="0F4761" w:themeColor="accent1" w:themeShade="BF"/>
      <w:spacing w:val="5"/>
    </w:rPr>
  </w:style>
  <w:style w:type="character" w:customStyle="1" w:styleId="author">
    <w:name w:val="author"/>
    <w:basedOn w:val="DefaultParagraphFont"/>
    <w:rsid w:val="006733CE"/>
  </w:style>
  <w:style w:type="character" w:styleId="Hyperlink">
    <w:name w:val="Hyperlink"/>
    <w:basedOn w:val="DefaultParagraphFont"/>
    <w:uiPriority w:val="99"/>
    <w:unhideWhenUsed/>
    <w:rsid w:val="006733CE"/>
    <w:rPr>
      <w:color w:val="0000FF"/>
      <w:u w:val="single"/>
    </w:rPr>
  </w:style>
  <w:style w:type="character" w:customStyle="1" w:styleId="meta-sep">
    <w:name w:val="meta-sep"/>
    <w:basedOn w:val="DefaultParagraphFont"/>
    <w:rsid w:val="006733CE"/>
  </w:style>
  <w:style w:type="paragraph" w:customStyle="1" w:styleId="dpsp-network-list-item">
    <w:name w:val="dpsp-network-list-item"/>
    <w:basedOn w:val="Normal"/>
    <w:rsid w:val="006733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psp-network-label">
    <w:name w:val="dpsp-network-label"/>
    <w:basedOn w:val="DefaultParagraphFont"/>
    <w:rsid w:val="006733CE"/>
  </w:style>
  <w:style w:type="paragraph" w:styleId="NormalWeb">
    <w:name w:val="Normal (Web)"/>
    <w:basedOn w:val="Normal"/>
    <w:uiPriority w:val="99"/>
    <w:semiHidden/>
    <w:unhideWhenUsed/>
    <w:rsid w:val="006733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33CE"/>
    <w:rPr>
      <w:b/>
      <w:bCs/>
    </w:rPr>
  </w:style>
  <w:style w:type="paragraph" w:styleId="HTMLPreformatted">
    <w:name w:val="HTML Preformatted"/>
    <w:basedOn w:val="Normal"/>
    <w:link w:val="HTMLPreformattedChar"/>
    <w:uiPriority w:val="99"/>
    <w:semiHidden/>
    <w:unhideWhenUsed/>
    <w:rsid w:val="00673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33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33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73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17189">
      <w:bodyDiv w:val="1"/>
      <w:marLeft w:val="0"/>
      <w:marRight w:val="0"/>
      <w:marTop w:val="0"/>
      <w:marBottom w:val="0"/>
      <w:divBdr>
        <w:top w:val="none" w:sz="0" w:space="0" w:color="auto"/>
        <w:left w:val="none" w:sz="0" w:space="0" w:color="auto"/>
        <w:bottom w:val="none" w:sz="0" w:space="0" w:color="auto"/>
        <w:right w:val="none" w:sz="0" w:space="0" w:color="auto"/>
      </w:divBdr>
      <w:divsChild>
        <w:div w:id="545262170">
          <w:marLeft w:val="0"/>
          <w:marRight w:val="0"/>
          <w:marTop w:val="0"/>
          <w:marBottom w:val="480"/>
          <w:divBdr>
            <w:top w:val="none" w:sz="0" w:space="0" w:color="auto"/>
            <w:left w:val="none" w:sz="0" w:space="0" w:color="auto"/>
            <w:bottom w:val="none" w:sz="0" w:space="0" w:color="auto"/>
            <w:right w:val="none" w:sz="0" w:space="0" w:color="auto"/>
          </w:divBdr>
          <w:divsChild>
            <w:div w:id="165023853">
              <w:marLeft w:val="0"/>
              <w:marRight w:val="0"/>
              <w:marTop w:val="0"/>
              <w:marBottom w:val="0"/>
              <w:divBdr>
                <w:top w:val="none" w:sz="0" w:space="0" w:color="auto"/>
                <w:left w:val="none" w:sz="0" w:space="0" w:color="auto"/>
                <w:bottom w:val="none" w:sz="0" w:space="0" w:color="auto"/>
                <w:right w:val="none" w:sz="0" w:space="0" w:color="auto"/>
              </w:divBdr>
            </w:div>
            <w:div w:id="625817131">
              <w:marLeft w:val="0"/>
              <w:marRight w:val="0"/>
              <w:marTop w:val="0"/>
              <w:marBottom w:val="0"/>
              <w:divBdr>
                <w:top w:val="none" w:sz="0" w:space="0" w:color="auto"/>
                <w:left w:val="none" w:sz="0" w:space="0" w:color="auto"/>
                <w:bottom w:val="none" w:sz="0" w:space="0" w:color="auto"/>
                <w:right w:val="none" w:sz="0" w:space="0" w:color="auto"/>
              </w:divBdr>
            </w:div>
          </w:divsChild>
        </w:div>
        <w:div w:id="1241865384">
          <w:marLeft w:val="0"/>
          <w:marRight w:val="0"/>
          <w:marTop w:val="0"/>
          <w:marBottom w:val="0"/>
          <w:divBdr>
            <w:top w:val="none" w:sz="0" w:space="0" w:color="auto"/>
            <w:left w:val="none" w:sz="0" w:space="0" w:color="auto"/>
            <w:bottom w:val="none" w:sz="0" w:space="0" w:color="auto"/>
            <w:right w:val="none" w:sz="0" w:space="0" w:color="auto"/>
          </w:divBdr>
          <w:divsChild>
            <w:div w:id="536629204">
              <w:marLeft w:val="0"/>
              <w:marRight w:val="0"/>
              <w:marTop w:val="0"/>
              <w:marBottom w:val="288"/>
              <w:divBdr>
                <w:top w:val="none" w:sz="0" w:space="0" w:color="auto"/>
                <w:left w:val="none" w:sz="0" w:space="0" w:color="auto"/>
                <w:bottom w:val="none" w:sz="0" w:space="0" w:color="auto"/>
                <w:right w:val="none" w:sz="0" w:space="0" w:color="auto"/>
              </w:divBdr>
            </w:div>
            <w:div w:id="351498048">
              <w:marLeft w:val="0"/>
              <w:marRight w:val="0"/>
              <w:marTop w:val="0"/>
              <w:marBottom w:val="0"/>
              <w:divBdr>
                <w:top w:val="none" w:sz="0" w:space="0" w:color="auto"/>
                <w:left w:val="none" w:sz="0" w:space="0" w:color="auto"/>
                <w:bottom w:val="none" w:sz="0" w:space="0" w:color="auto"/>
                <w:right w:val="none" w:sz="0" w:space="0" w:color="auto"/>
              </w:divBdr>
              <w:divsChild>
                <w:div w:id="281377938">
                  <w:marLeft w:val="0"/>
                  <w:marRight w:val="0"/>
                  <w:marTop w:val="0"/>
                  <w:marBottom w:val="0"/>
                  <w:divBdr>
                    <w:top w:val="none" w:sz="0" w:space="0" w:color="auto"/>
                    <w:left w:val="none" w:sz="0" w:space="0" w:color="auto"/>
                    <w:bottom w:val="none" w:sz="0" w:space="0" w:color="auto"/>
                    <w:right w:val="none" w:sz="0" w:space="0" w:color="auto"/>
                  </w:divBdr>
                </w:div>
              </w:divsChild>
            </w:div>
            <w:div w:id="1860965334">
              <w:marLeft w:val="0"/>
              <w:marRight w:val="0"/>
              <w:marTop w:val="0"/>
              <w:marBottom w:val="0"/>
              <w:divBdr>
                <w:top w:val="none" w:sz="0" w:space="0" w:color="auto"/>
                <w:left w:val="none" w:sz="0" w:space="0" w:color="auto"/>
                <w:bottom w:val="none" w:sz="0" w:space="0" w:color="auto"/>
                <w:right w:val="none" w:sz="0" w:space="0" w:color="auto"/>
              </w:divBdr>
              <w:divsChild>
                <w:div w:id="124781568">
                  <w:marLeft w:val="0"/>
                  <w:marRight w:val="0"/>
                  <w:marTop w:val="0"/>
                  <w:marBottom w:val="0"/>
                  <w:divBdr>
                    <w:top w:val="none" w:sz="0" w:space="0" w:color="auto"/>
                    <w:left w:val="none" w:sz="0" w:space="0" w:color="auto"/>
                    <w:bottom w:val="none" w:sz="0" w:space="0" w:color="auto"/>
                    <w:right w:val="none" w:sz="0" w:space="0" w:color="auto"/>
                  </w:divBdr>
                </w:div>
              </w:divsChild>
            </w:div>
            <w:div w:id="583228538">
              <w:marLeft w:val="0"/>
              <w:marRight w:val="0"/>
              <w:marTop w:val="0"/>
              <w:marBottom w:val="0"/>
              <w:divBdr>
                <w:top w:val="none" w:sz="0" w:space="0" w:color="auto"/>
                <w:left w:val="none" w:sz="0" w:space="0" w:color="auto"/>
                <w:bottom w:val="none" w:sz="0" w:space="0" w:color="auto"/>
                <w:right w:val="none" w:sz="0" w:space="0" w:color="auto"/>
              </w:divBdr>
              <w:divsChild>
                <w:div w:id="2082024862">
                  <w:marLeft w:val="0"/>
                  <w:marRight w:val="0"/>
                  <w:marTop w:val="0"/>
                  <w:marBottom w:val="0"/>
                  <w:divBdr>
                    <w:top w:val="none" w:sz="0" w:space="0" w:color="auto"/>
                    <w:left w:val="none" w:sz="0" w:space="0" w:color="auto"/>
                    <w:bottom w:val="none" w:sz="0" w:space="0" w:color="auto"/>
                    <w:right w:val="none" w:sz="0" w:space="0" w:color="auto"/>
                  </w:divBdr>
                </w:div>
              </w:divsChild>
            </w:div>
            <w:div w:id="880558577">
              <w:marLeft w:val="0"/>
              <w:marRight w:val="0"/>
              <w:marTop w:val="0"/>
              <w:marBottom w:val="0"/>
              <w:divBdr>
                <w:top w:val="none" w:sz="0" w:space="0" w:color="auto"/>
                <w:left w:val="none" w:sz="0" w:space="0" w:color="auto"/>
                <w:bottom w:val="none" w:sz="0" w:space="0" w:color="auto"/>
                <w:right w:val="none" w:sz="0" w:space="0" w:color="auto"/>
              </w:divBdr>
              <w:divsChild>
                <w:div w:id="1384676152">
                  <w:marLeft w:val="0"/>
                  <w:marRight w:val="0"/>
                  <w:marTop w:val="0"/>
                  <w:marBottom w:val="0"/>
                  <w:divBdr>
                    <w:top w:val="none" w:sz="0" w:space="0" w:color="auto"/>
                    <w:left w:val="none" w:sz="0" w:space="0" w:color="auto"/>
                    <w:bottom w:val="none" w:sz="0" w:space="0" w:color="auto"/>
                    <w:right w:val="none" w:sz="0" w:space="0" w:color="auto"/>
                  </w:divBdr>
                </w:div>
              </w:divsChild>
            </w:div>
            <w:div w:id="626201604">
              <w:marLeft w:val="0"/>
              <w:marRight w:val="0"/>
              <w:marTop w:val="0"/>
              <w:marBottom w:val="0"/>
              <w:divBdr>
                <w:top w:val="none" w:sz="0" w:space="0" w:color="auto"/>
                <w:left w:val="none" w:sz="0" w:space="0" w:color="auto"/>
                <w:bottom w:val="none" w:sz="0" w:space="0" w:color="auto"/>
                <w:right w:val="none" w:sz="0" w:space="0" w:color="auto"/>
              </w:divBdr>
              <w:divsChild>
                <w:div w:id="1258445047">
                  <w:marLeft w:val="0"/>
                  <w:marRight w:val="0"/>
                  <w:marTop w:val="0"/>
                  <w:marBottom w:val="0"/>
                  <w:divBdr>
                    <w:top w:val="none" w:sz="0" w:space="0" w:color="auto"/>
                    <w:left w:val="none" w:sz="0" w:space="0" w:color="auto"/>
                    <w:bottom w:val="none" w:sz="0" w:space="0" w:color="auto"/>
                    <w:right w:val="none" w:sz="0" w:space="0" w:color="auto"/>
                  </w:divBdr>
                </w:div>
              </w:divsChild>
            </w:div>
            <w:div w:id="371464769">
              <w:marLeft w:val="0"/>
              <w:marRight w:val="0"/>
              <w:marTop w:val="0"/>
              <w:marBottom w:val="0"/>
              <w:divBdr>
                <w:top w:val="none" w:sz="0" w:space="0" w:color="auto"/>
                <w:left w:val="none" w:sz="0" w:space="0" w:color="auto"/>
                <w:bottom w:val="none" w:sz="0" w:space="0" w:color="auto"/>
                <w:right w:val="none" w:sz="0" w:space="0" w:color="auto"/>
              </w:divBdr>
              <w:divsChild>
                <w:div w:id="1723023121">
                  <w:marLeft w:val="0"/>
                  <w:marRight w:val="0"/>
                  <w:marTop w:val="0"/>
                  <w:marBottom w:val="0"/>
                  <w:divBdr>
                    <w:top w:val="none" w:sz="0" w:space="0" w:color="auto"/>
                    <w:left w:val="none" w:sz="0" w:space="0" w:color="auto"/>
                    <w:bottom w:val="none" w:sz="0" w:space="0" w:color="auto"/>
                    <w:right w:val="none" w:sz="0" w:space="0" w:color="auto"/>
                  </w:divBdr>
                </w:div>
              </w:divsChild>
            </w:div>
            <w:div w:id="1704789171">
              <w:marLeft w:val="0"/>
              <w:marRight w:val="0"/>
              <w:marTop w:val="0"/>
              <w:marBottom w:val="0"/>
              <w:divBdr>
                <w:top w:val="none" w:sz="0" w:space="0" w:color="auto"/>
                <w:left w:val="none" w:sz="0" w:space="0" w:color="auto"/>
                <w:bottom w:val="none" w:sz="0" w:space="0" w:color="auto"/>
                <w:right w:val="none" w:sz="0" w:space="0" w:color="auto"/>
              </w:divBdr>
              <w:divsChild>
                <w:div w:id="8901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3129">
      <w:bodyDiv w:val="1"/>
      <w:marLeft w:val="0"/>
      <w:marRight w:val="0"/>
      <w:marTop w:val="0"/>
      <w:marBottom w:val="0"/>
      <w:divBdr>
        <w:top w:val="none" w:sz="0" w:space="0" w:color="auto"/>
        <w:left w:val="none" w:sz="0" w:space="0" w:color="auto"/>
        <w:bottom w:val="none" w:sz="0" w:space="0" w:color="auto"/>
        <w:right w:val="none" w:sz="0" w:space="0" w:color="auto"/>
      </w:divBdr>
      <w:divsChild>
        <w:div w:id="1727870157">
          <w:marLeft w:val="0"/>
          <w:marRight w:val="0"/>
          <w:marTop w:val="0"/>
          <w:marBottom w:val="480"/>
          <w:divBdr>
            <w:top w:val="none" w:sz="0" w:space="0" w:color="auto"/>
            <w:left w:val="none" w:sz="0" w:space="0" w:color="auto"/>
            <w:bottom w:val="none" w:sz="0" w:space="0" w:color="auto"/>
            <w:right w:val="none" w:sz="0" w:space="0" w:color="auto"/>
          </w:divBdr>
          <w:divsChild>
            <w:div w:id="1026522692">
              <w:marLeft w:val="0"/>
              <w:marRight w:val="0"/>
              <w:marTop w:val="0"/>
              <w:marBottom w:val="0"/>
              <w:divBdr>
                <w:top w:val="none" w:sz="0" w:space="0" w:color="auto"/>
                <w:left w:val="none" w:sz="0" w:space="0" w:color="auto"/>
                <w:bottom w:val="none" w:sz="0" w:space="0" w:color="auto"/>
                <w:right w:val="none" w:sz="0" w:space="0" w:color="auto"/>
              </w:divBdr>
            </w:div>
            <w:div w:id="479543093">
              <w:marLeft w:val="0"/>
              <w:marRight w:val="0"/>
              <w:marTop w:val="0"/>
              <w:marBottom w:val="0"/>
              <w:divBdr>
                <w:top w:val="none" w:sz="0" w:space="0" w:color="auto"/>
                <w:left w:val="none" w:sz="0" w:space="0" w:color="auto"/>
                <w:bottom w:val="none" w:sz="0" w:space="0" w:color="auto"/>
                <w:right w:val="none" w:sz="0" w:space="0" w:color="auto"/>
              </w:divBdr>
            </w:div>
          </w:divsChild>
        </w:div>
        <w:div w:id="391319095">
          <w:marLeft w:val="0"/>
          <w:marRight w:val="0"/>
          <w:marTop w:val="0"/>
          <w:marBottom w:val="0"/>
          <w:divBdr>
            <w:top w:val="none" w:sz="0" w:space="0" w:color="auto"/>
            <w:left w:val="none" w:sz="0" w:space="0" w:color="auto"/>
            <w:bottom w:val="none" w:sz="0" w:space="0" w:color="auto"/>
            <w:right w:val="none" w:sz="0" w:space="0" w:color="auto"/>
          </w:divBdr>
          <w:divsChild>
            <w:div w:id="1047873448">
              <w:marLeft w:val="0"/>
              <w:marRight w:val="0"/>
              <w:marTop w:val="0"/>
              <w:marBottom w:val="288"/>
              <w:divBdr>
                <w:top w:val="none" w:sz="0" w:space="0" w:color="auto"/>
                <w:left w:val="none" w:sz="0" w:space="0" w:color="auto"/>
                <w:bottom w:val="none" w:sz="0" w:space="0" w:color="auto"/>
                <w:right w:val="none" w:sz="0" w:space="0" w:color="auto"/>
              </w:divBdr>
            </w:div>
            <w:div w:id="404381737">
              <w:marLeft w:val="0"/>
              <w:marRight w:val="0"/>
              <w:marTop w:val="0"/>
              <w:marBottom w:val="0"/>
              <w:divBdr>
                <w:top w:val="none" w:sz="0" w:space="0" w:color="auto"/>
                <w:left w:val="none" w:sz="0" w:space="0" w:color="auto"/>
                <w:bottom w:val="none" w:sz="0" w:space="0" w:color="auto"/>
                <w:right w:val="none" w:sz="0" w:space="0" w:color="auto"/>
              </w:divBdr>
              <w:divsChild>
                <w:div w:id="655495987">
                  <w:marLeft w:val="0"/>
                  <w:marRight w:val="0"/>
                  <w:marTop w:val="0"/>
                  <w:marBottom w:val="0"/>
                  <w:divBdr>
                    <w:top w:val="none" w:sz="0" w:space="0" w:color="auto"/>
                    <w:left w:val="none" w:sz="0" w:space="0" w:color="auto"/>
                    <w:bottom w:val="none" w:sz="0" w:space="0" w:color="auto"/>
                    <w:right w:val="none" w:sz="0" w:space="0" w:color="auto"/>
                  </w:divBdr>
                </w:div>
              </w:divsChild>
            </w:div>
            <w:div w:id="1551380252">
              <w:marLeft w:val="0"/>
              <w:marRight w:val="0"/>
              <w:marTop w:val="0"/>
              <w:marBottom w:val="0"/>
              <w:divBdr>
                <w:top w:val="none" w:sz="0" w:space="0" w:color="auto"/>
                <w:left w:val="none" w:sz="0" w:space="0" w:color="auto"/>
                <w:bottom w:val="none" w:sz="0" w:space="0" w:color="auto"/>
                <w:right w:val="none" w:sz="0" w:space="0" w:color="auto"/>
              </w:divBdr>
              <w:divsChild>
                <w:div w:id="691683829">
                  <w:marLeft w:val="0"/>
                  <w:marRight w:val="0"/>
                  <w:marTop w:val="0"/>
                  <w:marBottom w:val="0"/>
                  <w:divBdr>
                    <w:top w:val="none" w:sz="0" w:space="0" w:color="auto"/>
                    <w:left w:val="none" w:sz="0" w:space="0" w:color="auto"/>
                    <w:bottom w:val="none" w:sz="0" w:space="0" w:color="auto"/>
                    <w:right w:val="none" w:sz="0" w:space="0" w:color="auto"/>
                  </w:divBdr>
                </w:div>
              </w:divsChild>
            </w:div>
            <w:div w:id="1883323401">
              <w:marLeft w:val="0"/>
              <w:marRight w:val="0"/>
              <w:marTop w:val="0"/>
              <w:marBottom w:val="0"/>
              <w:divBdr>
                <w:top w:val="none" w:sz="0" w:space="0" w:color="auto"/>
                <w:left w:val="none" w:sz="0" w:space="0" w:color="auto"/>
                <w:bottom w:val="none" w:sz="0" w:space="0" w:color="auto"/>
                <w:right w:val="none" w:sz="0" w:space="0" w:color="auto"/>
              </w:divBdr>
              <w:divsChild>
                <w:div w:id="1790009894">
                  <w:marLeft w:val="0"/>
                  <w:marRight w:val="0"/>
                  <w:marTop w:val="0"/>
                  <w:marBottom w:val="0"/>
                  <w:divBdr>
                    <w:top w:val="none" w:sz="0" w:space="0" w:color="auto"/>
                    <w:left w:val="none" w:sz="0" w:space="0" w:color="auto"/>
                    <w:bottom w:val="none" w:sz="0" w:space="0" w:color="auto"/>
                    <w:right w:val="none" w:sz="0" w:space="0" w:color="auto"/>
                  </w:divBdr>
                </w:div>
              </w:divsChild>
            </w:div>
            <w:div w:id="2061636500">
              <w:marLeft w:val="0"/>
              <w:marRight w:val="0"/>
              <w:marTop w:val="0"/>
              <w:marBottom w:val="0"/>
              <w:divBdr>
                <w:top w:val="none" w:sz="0" w:space="0" w:color="auto"/>
                <w:left w:val="none" w:sz="0" w:space="0" w:color="auto"/>
                <w:bottom w:val="none" w:sz="0" w:space="0" w:color="auto"/>
                <w:right w:val="none" w:sz="0" w:space="0" w:color="auto"/>
              </w:divBdr>
              <w:divsChild>
                <w:div w:id="1357003560">
                  <w:marLeft w:val="0"/>
                  <w:marRight w:val="0"/>
                  <w:marTop w:val="0"/>
                  <w:marBottom w:val="0"/>
                  <w:divBdr>
                    <w:top w:val="none" w:sz="0" w:space="0" w:color="auto"/>
                    <w:left w:val="none" w:sz="0" w:space="0" w:color="auto"/>
                    <w:bottom w:val="none" w:sz="0" w:space="0" w:color="auto"/>
                    <w:right w:val="none" w:sz="0" w:space="0" w:color="auto"/>
                  </w:divBdr>
                </w:div>
              </w:divsChild>
            </w:div>
            <w:div w:id="861406369">
              <w:marLeft w:val="0"/>
              <w:marRight w:val="0"/>
              <w:marTop w:val="0"/>
              <w:marBottom w:val="0"/>
              <w:divBdr>
                <w:top w:val="none" w:sz="0" w:space="0" w:color="auto"/>
                <w:left w:val="none" w:sz="0" w:space="0" w:color="auto"/>
                <w:bottom w:val="none" w:sz="0" w:space="0" w:color="auto"/>
                <w:right w:val="none" w:sz="0" w:space="0" w:color="auto"/>
              </w:divBdr>
              <w:divsChild>
                <w:div w:id="589848344">
                  <w:marLeft w:val="0"/>
                  <w:marRight w:val="0"/>
                  <w:marTop w:val="0"/>
                  <w:marBottom w:val="0"/>
                  <w:divBdr>
                    <w:top w:val="none" w:sz="0" w:space="0" w:color="auto"/>
                    <w:left w:val="none" w:sz="0" w:space="0" w:color="auto"/>
                    <w:bottom w:val="none" w:sz="0" w:space="0" w:color="auto"/>
                    <w:right w:val="none" w:sz="0" w:space="0" w:color="auto"/>
                  </w:divBdr>
                </w:div>
              </w:divsChild>
            </w:div>
            <w:div w:id="1240675325">
              <w:marLeft w:val="0"/>
              <w:marRight w:val="0"/>
              <w:marTop w:val="0"/>
              <w:marBottom w:val="0"/>
              <w:divBdr>
                <w:top w:val="none" w:sz="0" w:space="0" w:color="auto"/>
                <w:left w:val="none" w:sz="0" w:space="0" w:color="auto"/>
                <w:bottom w:val="none" w:sz="0" w:space="0" w:color="auto"/>
                <w:right w:val="none" w:sz="0" w:space="0" w:color="auto"/>
              </w:divBdr>
              <w:divsChild>
                <w:div w:id="658457847">
                  <w:marLeft w:val="0"/>
                  <w:marRight w:val="0"/>
                  <w:marTop w:val="0"/>
                  <w:marBottom w:val="0"/>
                  <w:divBdr>
                    <w:top w:val="none" w:sz="0" w:space="0" w:color="auto"/>
                    <w:left w:val="none" w:sz="0" w:space="0" w:color="auto"/>
                    <w:bottom w:val="none" w:sz="0" w:space="0" w:color="auto"/>
                    <w:right w:val="none" w:sz="0" w:space="0" w:color="auto"/>
                  </w:divBdr>
                </w:div>
              </w:divsChild>
            </w:div>
            <w:div w:id="770200412">
              <w:marLeft w:val="0"/>
              <w:marRight w:val="0"/>
              <w:marTop w:val="0"/>
              <w:marBottom w:val="0"/>
              <w:divBdr>
                <w:top w:val="none" w:sz="0" w:space="0" w:color="auto"/>
                <w:left w:val="none" w:sz="0" w:space="0" w:color="auto"/>
                <w:bottom w:val="none" w:sz="0" w:space="0" w:color="auto"/>
                <w:right w:val="none" w:sz="0" w:space="0" w:color="auto"/>
              </w:divBdr>
              <w:divsChild>
                <w:div w:id="20031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OSIX" TargetMode="External"/><Relationship Id="rId5" Type="http://schemas.openxmlformats.org/officeDocument/2006/relationships/hyperlink" Target="https://www.binarytides.com/winsock-socket-programming-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30</Pages>
  <Words>3977</Words>
  <Characters>22674</Characters>
  <Application>Microsoft Office Word</Application>
  <DocSecurity>0</DocSecurity>
  <Lines>188</Lines>
  <Paragraphs>53</Paragraphs>
  <ScaleCrop>false</ScaleCrop>
  <Company/>
  <LinksUpToDate>false</LinksUpToDate>
  <CharactersWithSpaces>26598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4</cp:revision>
  <dcterms:created xsi:type="dcterms:W3CDTF">2026-05-20T06:03:00Z</dcterms:created>
  <dcterms:modified xsi:type="dcterms:W3CDTF">2026-05-20T09:26:00Z</dcterms:modified>
</cp:coreProperties>
</file>